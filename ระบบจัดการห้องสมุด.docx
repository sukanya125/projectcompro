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DF38D" w14:textId="77777777" w:rsidR="007C307B" w:rsidRDefault="007C307B" w:rsidP="009423D3">
      <w:pPr>
        <w:spacing w:line="240" w:lineRule="auto"/>
        <w:jc w:val="center"/>
        <w:rPr>
          <w:rFonts w:ascii="TH Sarabun New" w:hAnsi="TH Sarabun New"/>
          <w:sz w:val="32"/>
          <w:cs/>
        </w:rPr>
      </w:pPr>
    </w:p>
    <w:p w14:paraId="7177B301" w14:textId="6FFFA806" w:rsidR="00425F00" w:rsidRPr="00781F02" w:rsidRDefault="00425F00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  <w:cs/>
        </w:rPr>
        <w:t>ระบบจัดการห้องสมุด</w:t>
      </w:r>
    </w:p>
    <w:p w14:paraId="27FC3539" w14:textId="07DAD706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</w:rPr>
        <w:t>Library book lending and return system</w:t>
      </w:r>
    </w:p>
    <w:p w14:paraId="70369CDA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9A57953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9BB5977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8FDFD45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BF613AE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74DD61A0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090567F" w14:textId="06D54E5B" w:rsidR="009D05DB" w:rsidRPr="00781F02" w:rsidRDefault="009D05DB" w:rsidP="009423D3">
      <w:pPr>
        <w:pStyle w:val="ListParagraph"/>
        <w:spacing w:line="240" w:lineRule="auto"/>
        <w:ind w:left="840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  <w:cs/>
        </w:rPr>
        <w:t>นางสาว สุกัญญา มาพระยืน</w:t>
      </w:r>
      <w:r w:rsidRPr="00781F02">
        <w:rPr>
          <w:rFonts w:ascii="TH Sarabun New" w:hAnsi="TH Sarabun New"/>
          <w:b/>
          <w:bCs/>
          <w:sz w:val="32"/>
          <w:cs/>
        </w:rPr>
        <w:tab/>
        <w:t>รหัส  6806022510211</w:t>
      </w:r>
      <w:r w:rsidRPr="00781F02">
        <w:rPr>
          <w:rFonts w:ascii="TH Sarabun New" w:hAnsi="TH Sarabun New"/>
          <w:b/>
          <w:bCs/>
          <w:sz w:val="32"/>
          <w:cs/>
        </w:rPr>
        <w:tab/>
      </w:r>
      <w:r w:rsidRPr="00781F02">
        <w:rPr>
          <w:rFonts w:ascii="TH Sarabun New" w:hAnsi="TH Sarabun New"/>
          <w:b/>
          <w:bCs/>
          <w:sz w:val="32"/>
        </w:rPr>
        <w:t>Sec 2</w:t>
      </w:r>
    </w:p>
    <w:p w14:paraId="06B35C06" w14:textId="105B9620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3EF78C4A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26702FAD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4758756D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1A79D2AF" w14:textId="77777777" w:rsidR="009D05DB" w:rsidRPr="00781F02" w:rsidRDefault="009D05DB" w:rsidP="009423D3">
      <w:pPr>
        <w:spacing w:line="240" w:lineRule="auto"/>
        <w:rPr>
          <w:rFonts w:ascii="TH Sarabun New" w:hAnsi="TH Sarabun New"/>
          <w:sz w:val="32"/>
        </w:rPr>
      </w:pPr>
    </w:p>
    <w:p w14:paraId="2766FB84" w14:textId="77777777" w:rsidR="009D05DB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6C9F0EAE" w14:textId="77777777" w:rsidR="00EE054A" w:rsidRPr="00781F02" w:rsidRDefault="00EE054A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8BCDCF1" w14:textId="288D7877" w:rsidR="009D05DB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โครงงานนี้เป็นส่วนหนึ่งของการศึกษาหลักสูตรวิศวกรรมศาสตรบัณฑิต</w:t>
      </w:r>
    </w:p>
    <w:p w14:paraId="4F3FC43C" w14:textId="4F4E3FD0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สาขาวิศกรรมสารสนเทศและเครือข่าย ภาควิชาเทคโนโลยีสารสนเทศ</w:t>
      </w:r>
    </w:p>
    <w:p w14:paraId="100383FA" w14:textId="492CC2CA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คณะเทคโนโลยีและการจัดการอุตสาหกรรม มหาวิทยาลัยเทคโนโลยีพระจอมเกล้าพระนครเหนือ</w:t>
      </w:r>
    </w:p>
    <w:p w14:paraId="1BAFA8CA" w14:textId="43B614C3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ปีการศึกษา 2568</w:t>
      </w:r>
    </w:p>
    <w:p w14:paraId="6218CC32" w14:textId="014A81B8" w:rsidR="009A57FF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ลิขสิทธิ์ของมหาวิทยาลัยเท</w:t>
      </w:r>
      <w:r w:rsidR="007C5D28">
        <w:rPr>
          <w:rFonts w:ascii="TH Sarabun New" w:hAnsi="TH Sarabun New" w:hint="cs"/>
          <w:b/>
          <w:bCs/>
          <w:sz w:val="32"/>
          <w:cs/>
        </w:rPr>
        <w:t>ค</w:t>
      </w:r>
      <w:r w:rsidR="009A57FF" w:rsidRPr="00291C95">
        <w:rPr>
          <w:rFonts w:ascii="TH Sarabun New" w:hAnsi="TH Sarabun New" w:hint="cs"/>
          <w:b/>
          <w:bCs/>
          <w:sz w:val="32"/>
          <w:cs/>
        </w:rPr>
        <w:t>โ</w:t>
      </w:r>
      <w:r w:rsidR="005E4C55">
        <w:rPr>
          <w:rFonts w:ascii="TH Sarabun New" w:hAnsi="TH Sarabun New" w:hint="cs"/>
          <w:b/>
          <w:bCs/>
          <w:sz w:val="32"/>
          <w:cs/>
        </w:rPr>
        <w:t>นโ</w:t>
      </w:r>
      <w:r w:rsidR="009A57FF" w:rsidRPr="00291C95">
        <w:rPr>
          <w:rFonts w:ascii="TH Sarabun New" w:hAnsi="TH Sarabun New" w:hint="cs"/>
          <w:b/>
          <w:bCs/>
          <w:sz w:val="32"/>
          <w:cs/>
        </w:rPr>
        <w:t>ลยีพระจอมเกล้าพระนครเหนือ</w:t>
      </w:r>
    </w:p>
    <w:p w14:paraId="3B25F8CE" w14:textId="6C5E7ABF" w:rsidR="00262A33" w:rsidRDefault="00262A33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  <w:cs/>
        </w:rPr>
        <w:sectPr w:rsidR="00262A33" w:rsidSect="00E729A2">
          <w:footerReference w:type="default" r:id="rId8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8D24F3C" w14:textId="1196589C" w:rsidR="009D05DB" w:rsidRPr="00781F02" w:rsidRDefault="009D05DB" w:rsidP="009423D3">
      <w:pPr>
        <w:pStyle w:val="h1"/>
        <w:spacing w:line="240" w:lineRule="auto"/>
      </w:pPr>
      <w:bookmarkStart w:id="0" w:name="_Toc210387064"/>
      <w:r w:rsidRPr="00781F02">
        <w:rPr>
          <w:cs/>
        </w:rPr>
        <w:lastRenderedPageBreak/>
        <w:t>คำนำ</w:t>
      </w:r>
      <w:bookmarkEnd w:id="0"/>
    </w:p>
    <w:p w14:paraId="69F14097" w14:textId="77777777" w:rsidR="003F376F" w:rsidRPr="003F376F" w:rsidRDefault="003F376F" w:rsidP="009423D3">
      <w:pPr>
        <w:spacing w:line="240" w:lineRule="auto"/>
        <w:ind w:firstLine="720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โครงการ</w:t>
      </w:r>
      <w:r w:rsidRPr="003F376F">
        <w:rPr>
          <w:rFonts w:ascii="TH Sarabun New" w:hAnsi="TH Sarabun New"/>
          <w:sz w:val="32"/>
        </w:rPr>
        <w:t xml:space="preserve"> “</w:t>
      </w:r>
      <w:r w:rsidRPr="003F376F">
        <w:rPr>
          <w:rFonts w:ascii="TH Sarabun New" w:hAnsi="TH Sarabun New"/>
          <w:sz w:val="32"/>
          <w:cs/>
        </w:rPr>
        <w:t>ระบบจัดการห้องสมุดไบนารี”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จัดทำขึ้นโดยมีวัตถุประสงค์เพื่อพัฒนาระบบจัดการห้องสมุดขนาดเล็กที่สามารถทำงานบน</w:t>
      </w:r>
      <w:r w:rsidRPr="003F376F">
        <w:rPr>
          <w:rFonts w:ascii="TH Sarabun New" w:hAnsi="TH Sarabun New"/>
          <w:sz w:val="32"/>
        </w:rPr>
        <w:t xml:space="preserve"> Command-Line Interface (CLI) </w:t>
      </w:r>
      <w:r w:rsidRPr="003F376F">
        <w:rPr>
          <w:rFonts w:ascii="TH Sarabun New" w:hAnsi="TH Sarabun New"/>
          <w:sz w:val="32"/>
          <w:cs/>
        </w:rPr>
        <w:t xml:space="preserve">โดยเน้นการเรียนรู้และสาธิตการจัดการไฟล์ข้อมูลด้วยภาษา </w:t>
      </w:r>
      <w:r w:rsidRPr="003F376F">
        <w:rPr>
          <w:rFonts w:ascii="TH Sarabun New" w:hAnsi="TH Sarabun New"/>
          <w:sz w:val="32"/>
        </w:rPr>
        <w:t xml:space="preserve">Python </w:t>
      </w:r>
      <w:r w:rsidRPr="003F376F">
        <w:rPr>
          <w:rFonts w:ascii="TH Sarabun New" w:hAnsi="TH Sarabun New"/>
          <w:sz w:val="32"/>
          <w:cs/>
        </w:rPr>
        <w:t>ผ่านการใช้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ไฟล์ไบนารี (</w:t>
      </w:r>
      <w:r w:rsidRPr="003F376F">
        <w:rPr>
          <w:rFonts w:ascii="TH Sarabun New" w:hAnsi="TH Sarabun New"/>
          <w:sz w:val="32"/>
        </w:rPr>
        <w:t xml:space="preserve">Binary File) </w:t>
      </w:r>
      <w:r w:rsidRPr="003F376F">
        <w:rPr>
          <w:rFonts w:ascii="TH Sarabun New" w:hAnsi="TH Sarabun New"/>
          <w:sz w:val="32"/>
          <w:cs/>
        </w:rPr>
        <w:t>และ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 xml:space="preserve">โมดูล </w:t>
      </w:r>
      <w:r w:rsidRPr="003F376F">
        <w:rPr>
          <w:rFonts w:ascii="TH Sarabun New" w:hAnsi="TH Sarabun New"/>
          <w:sz w:val="32"/>
        </w:rPr>
        <w:t xml:space="preserve">struct </w:t>
      </w:r>
      <w:r w:rsidRPr="003F376F">
        <w:rPr>
          <w:rFonts w:ascii="TH Sarabun New" w:hAnsi="TH Sarabun New"/>
          <w:sz w:val="32"/>
          <w:cs/>
        </w:rPr>
        <w:t>ซึ่งช่วยให้ผู้พัฒนาเข้าใจหลักการจัดเก็บข้อมูล การอ่าน-เขียนข้อมูลแบบไบนารี และการจัดการข้อมูลขนาดใหญ่ได้อย่างมีประสิทธิภาพ</w:t>
      </w:r>
    </w:p>
    <w:p w14:paraId="6747D059" w14:textId="77777777" w:rsidR="003F376F" w:rsidRPr="003F376F" w:rsidRDefault="003F376F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ระบบนี้ถูกออกแบบเพื่อช่วยให้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บรรณารักษ์ หรือเจ้าหน้าที่ผู้ดูแลระบบ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 xml:space="preserve">สามารถทำงานประจำในห้องสมุดได้ง่ายและรวดเร็ว เช่น การเพิ่ม ลบ แก้ไข และค้นหาข้อมูลหนังสือและสมาชิก การบันทึกและติดตามประวัติการยืม-คืนหนังสือ รวมถึงการสร้างรายงานสรุปภาพรวมของห้องสมุด นอกจากนี้ โครงการยังมุ่งเน้นการพัฒนาฟังก์ชัน </w:t>
      </w:r>
      <w:r w:rsidRPr="003F376F">
        <w:rPr>
          <w:rFonts w:ascii="TH Sarabun New" w:hAnsi="TH Sarabun New"/>
          <w:sz w:val="32"/>
        </w:rPr>
        <w:t xml:space="preserve">CRUD (Create, Read, Update, Delete) </w:t>
      </w:r>
      <w:r w:rsidRPr="003F376F">
        <w:rPr>
          <w:rFonts w:ascii="TH Sarabun New" w:hAnsi="TH Sarabun New"/>
          <w:sz w:val="32"/>
          <w:cs/>
        </w:rPr>
        <w:t>และการสร้างรายงาน (.</w:t>
      </w:r>
      <w:r w:rsidRPr="003F376F">
        <w:rPr>
          <w:rFonts w:ascii="TH Sarabun New" w:hAnsi="TH Sarabun New"/>
          <w:sz w:val="32"/>
        </w:rPr>
        <w:t xml:space="preserve">txt) </w:t>
      </w:r>
      <w:r w:rsidRPr="003F376F">
        <w:rPr>
          <w:rFonts w:ascii="TH Sarabun New" w:hAnsi="TH Sarabun New"/>
          <w:sz w:val="32"/>
          <w:cs/>
        </w:rPr>
        <w:t>เพื่อให้ผู้ใช้สามารถตรวจสอบสถานะของระบบได้อย่างชัดเจน</w:t>
      </w:r>
    </w:p>
    <w:p w14:paraId="4910CAF6" w14:textId="77777777" w:rsidR="003F376F" w:rsidRPr="003F376F" w:rsidRDefault="003F376F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 xml:space="preserve">ในการทำโครงการครั้งนี้ ผู้จัดทำได้ศึกษาแนวคิดและเทคนิคการจัดการไฟล์ไบนารี การใช้งาน </w:t>
      </w:r>
      <w:r w:rsidRPr="003F376F">
        <w:rPr>
          <w:rFonts w:ascii="TH Sarabun New" w:hAnsi="TH Sarabun New"/>
          <w:sz w:val="32"/>
        </w:rPr>
        <w:t xml:space="preserve">struct </w:t>
      </w:r>
      <w:r w:rsidRPr="003F376F">
        <w:rPr>
          <w:rFonts w:ascii="TH Sarabun New" w:hAnsi="TH Sarabun New"/>
          <w:sz w:val="32"/>
          <w:cs/>
        </w:rPr>
        <w:t xml:space="preserve">ใน </w:t>
      </w:r>
      <w:r w:rsidRPr="003F376F">
        <w:rPr>
          <w:rFonts w:ascii="TH Sarabun New" w:hAnsi="TH Sarabun New"/>
          <w:sz w:val="32"/>
        </w:rPr>
        <w:t xml:space="preserve">Python </w:t>
      </w:r>
      <w:r w:rsidRPr="003F376F">
        <w:rPr>
          <w:rFonts w:ascii="TH Sarabun New" w:hAnsi="TH Sarabun New"/>
          <w:sz w:val="32"/>
          <w:cs/>
        </w:rPr>
        <w:t xml:space="preserve">การจัดการสตริงและตัวเลข การจัดการวันเวลาแบบ </w:t>
      </w:r>
      <w:r w:rsidRPr="003F376F">
        <w:rPr>
          <w:rFonts w:ascii="TH Sarabun New" w:hAnsi="TH Sarabun New"/>
          <w:sz w:val="32"/>
        </w:rPr>
        <w:t xml:space="preserve">Unix Timestamp </w:t>
      </w:r>
      <w:r w:rsidRPr="003F376F">
        <w:rPr>
          <w:rFonts w:ascii="TH Sarabun New" w:hAnsi="TH Sarabun New"/>
          <w:sz w:val="32"/>
          <w:cs/>
        </w:rPr>
        <w:t>รวมถึงการออกแบบเมนูและผังการทำงาน เพื่อให้ระบบสามารถทำงานได้อย่างถูกต้อง ครอบคลุมความต้องการของผู้ใช้งาน และรองรับข้อมูลหนังสือและสมาชิกในระดับ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หลักพันระเบียน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พร้อมข้อมูลการยืม-คืนในระดับ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หลักหมื่นระเบียน</w:t>
      </w:r>
    </w:p>
    <w:p w14:paraId="24471709" w14:textId="77777777" w:rsidR="003F376F" w:rsidRPr="003F376F" w:rsidRDefault="003F376F" w:rsidP="009423D3">
      <w:pPr>
        <w:spacing w:line="240" w:lineRule="auto"/>
        <w:ind w:firstLine="720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สุดท้ายนี้ ผู้จัดทำขอขอบคุณอาจารย์ที่ปรึกษาและผู้เกี่ยวข้องทุกท่านที่ให้คำแนะนำและความช่วยเหลือ ทำให้โครงการนี้สามารถสำเร็จลุล่วงตามวัตถุประสงค์และสามารถนำไปใช้ประโยชน์ได้จริง</w:t>
      </w:r>
    </w:p>
    <w:p w14:paraId="25B588D7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4289C733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B1C8F89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4C11062D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21C6EBFF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F1D7FCC" w14:textId="77777777" w:rsidR="00B45924" w:rsidRDefault="00B45924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4171181" w14:textId="44DAC5F0" w:rsidR="007C307B" w:rsidRDefault="007C307B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5224BBED" w14:textId="41C3F52F" w:rsidR="00EE054A" w:rsidRDefault="00EE054A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35372558" w14:textId="77777777" w:rsidR="005E4C55" w:rsidRDefault="005E4C55" w:rsidP="009423D3">
      <w:pPr>
        <w:spacing w:line="240" w:lineRule="auto"/>
        <w:jc w:val="center"/>
        <w:rPr>
          <w:rFonts w:ascii="TH Sarabun New" w:hAnsi="TH Sarabun New" w:hint="cs"/>
          <w:b/>
          <w:bCs/>
          <w:sz w:val="32"/>
        </w:rPr>
      </w:pPr>
    </w:p>
    <w:p w14:paraId="3C007650" w14:textId="15BA80AE" w:rsidR="00CC1391" w:rsidRDefault="00CC1391" w:rsidP="009423D3">
      <w:pPr>
        <w:pStyle w:val="TOC1"/>
        <w:tabs>
          <w:tab w:val="right" w:pos="9016"/>
        </w:tabs>
        <w:spacing w:line="240" w:lineRule="auto"/>
        <w:rPr>
          <w:rFonts w:eastAsiaTheme="minorEastAsia" w:cstheme="minorBidi"/>
          <w:noProof/>
          <w:color w:val="auto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\f \h \z \t "h</w:instrText>
      </w:r>
      <w:r>
        <w:rPr>
          <w:cs/>
        </w:rPr>
        <w:instrText>1</w:instrText>
      </w:r>
      <w:r>
        <w:instrText>,</w:instrText>
      </w:r>
      <w:r>
        <w:rPr>
          <w:cs/>
        </w:rPr>
        <w:instrText xml:space="preserve">1" </w:instrText>
      </w:r>
      <w:r>
        <w:rPr>
          <w:cs/>
        </w:rPr>
        <w:fldChar w:fldCharType="separate"/>
      </w:r>
    </w:p>
    <w:p w14:paraId="41E284BB" w14:textId="78C7AE88" w:rsidR="003F376F" w:rsidRPr="00781F02" w:rsidRDefault="00CC1391" w:rsidP="009423D3">
      <w:pPr>
        <w:pStyle w:val="h1"/>
        <w:spacing w:line="240" w:lineRule="auto"/>
      </w:pPr>
      <w:r>
        <w:rPr>
          <w:cs/>
        </w:rPr>
        <w:lastRenderedPageBreak/>
        <w:fldChar w:fldCharType="end"/>
      </w:r>
      <w:bookmarkStart w:id="1" w:name="_Toc210387065"/>
      <w:r w:rsidR="003F376F" w:rsidRPr="00781F02">
        <w:rPr>
          <w:cs/>
        </w:rPr>
        <w:t>สารบัญ</w:t>
      </w:r>
      <w:bookmarkEnd w:id="1"/>
    </w:p>
    <w:p w14:paraId="314BE8DA" w14:textId="6B74B3AF" w:rsidR="003F376F" w:rsidRDefault="003F376F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611CEE">
        <w:rPr>
          <w:rFonts w:ascii="TH Sarabun New" w:hAnsi="TH Sarabun New" w:hint="cs"/>
          <w:sz w:val="32"/>
          <w:cs/>
        </w:rPr>
        <w:t xml:space="preserve">          </w:t>
      </w:r>
      <w:r w:rsidRPr="00611CEE">
        <w:rPr>
          <w:rFonts w:ascii="TH Sarabun New" w:hAnsi="TH Sarabun New"/>
          <w:b/>
          <w:bCs/>
          <w:sz w:val="32"/>
          <w:cs/>
        </w:rPr>
        <w:t>หน้า</w:t>
      </w:r>
    </w:p>
    <w:p w14:paraId="2C21AF5A" w14:textId="2931360F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คำนำ</w:t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7C5D28">
        <w:rPr>
          <w:rFonts w:ascii="TH Sarabun New" w:hAnsi="TH Sarabun New"/>
          <w:sz w:val="32"/>
        </w:rPr>
        <w:t xml:space="preserve">                                             </w:t>
      </w:r>
      <w:r w:rsidR="00214AC7">
        <w:rPr>
          <w:rFonts w:ascii="TH Sarabun New" w:hAnsi="TH Sarabun New" w:hint="cs"/>
          <w:sz w:val="32"/>
          <w:cs/>
        </w:rPr>
        <w:t>ก</w:t>
      </w:r>
    </w:p>
    <w:p w14:paraId="259791C9" w14:textId="31CEDC18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</w:t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</w:t>
      </w:r>
      <w:r w:rsidR="00214AC7">
        <w:rPr>
          <w:rFonts w:ascii="TH Sarabun New" w:hAnsi="TH Sarabun New" w:hint="cs"/>
          <w:sz w:val="32"/>
          <w:cs/>
        </w:rPr>
        <w:t>ข</w:t>
      </w:r>
    </w:p>
    <w:p w14:paraId="667AE4A2" w14:textId="4CF77EED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</w:t>
      </w:r>
      <w:r w:rsidR="00900809">
        <w:rPr>
          <w:rFonts w:ascii="TH Sarabun New" w:hAnsi="TH Sarabun New"/>
          <w:sz w:val="32"/>
        </w:rPr>
        <w:t>(</w:t>
      </w:r>
      <w:r w:rsidR="00214AC7" w:rsidRPr="00214AC7">
        <w:rPr>
          <w:rFonts w:ascii="TH Sarabun New" w:hAnsi="TH Sarabun New" w:hint="cs"/>
          <w:sz w:val="32"/>
          <w:cs/>
        </w:rPr>
        <w:t>ต่อ</w:t>
      </w:r>
      <w:r w:rsidR="00900809">
        <w:rPr>
          <w:rFonts w:ascii="TH Sarabun New" w:hAnsi="TH Sarabun New"/>
          <w:sz w:val="32"/>
        </w:rPr>
        <w:t>)</w:t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                                                </w:t>
      </w:r>
      <w:r w:rsidR="00214AC7">
        <w:rPr>
          <w:rFonts w:ascii="TH Sarabun New" w:hAnsi="TH Sarabun New" w:hint="cs"/>
          <w:sz w:val="32"/>
          <w:cs/>
        </w:rPr>
        <w:t>ค</w:t>
      </w:r>
    </w:p>
    <w:p w14:paraId="4FBF95E7" w14:textId="67DE42FB" w:rsidR="00214AC7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สารบัญรูปภาพ</w:t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 w:hint="cs"/>
          <w:sz w:val="32"/>
          <w:cs/>
        </w:rPr>
        <w:t xml:space="preserve">  </w:t>
      </w:r>
      <w:r w:rsidR="00A85EFD">
        <w:rPr>
          <w:rFonts w:ascii="TH Sarabun New" w:hAnsi="TH Sarabun New" w:hint="cs"/>
          <w:sz w:val="32"/>
          <w:cs/>
        </w:rPr>
        <w:t xml:space="preserve"> </w:t>
      </w:r>
      <w:r w:rsidR="007C5D28">
        <w:rPr>
          <w:rFonts w:ascii="TH Sarabun New" w:hAnsi="TH Sarabun New" w:hint="cs"/>
          <w:sz w:val="32"/>
          <w:cs/>
        </w:rPr>
        <w:t xml:space="preserve"> </w:t>
      </w:r>
      <w:r w:rsidR="00900809">
        <w:rPr>
          <w:rFonts w:ascii="TH Sarabun New" w:hAnsi="TH Sarabun New" w:hint="cs"/>
          <w:sz w:val="32"/>
          <w:cs/>
        </w:rPr>
        <w:t>ง</w:t>
      </w:r>
    </w:p>
    <w:p w14:paraId="722C5810" w14:textId="4C481D02" w:rsidR="00214AC7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สารบัญรูปภาพ</w:t>
      </w:r>
      <w:r w:rsidR="00900809">
        <w:rPr>
          <w:rFonts w:ascii="TH Sarabun New" w:hAnsi="TH Sarabun New"/>
          <w:sz w:val="32"/>
        </w:rPr>
        <w:t>(</w:t>
      </w:r>
      <w:r w:rsidR="00900809" w:rsidRPr="00214AC7">
        <w:rPr>
          <w:rFonts w:ascii="TH Sarabun New" w:hAnsi="TH Sarabun New" w:hint="cs"/>
          <w:sz w:val="32"/>
          <w:cs/>
        </w:rPr>
        <w:t>ต่อ</w:t>
      </w:r>
      <w:r w:rsidR="00900809">
        <w:rPr>
          <w:rFonts w:ascii="TH Sarabun New" w:hAnsi="TH Sarabun New"/>
          <w:sz w:val="32"/>
        </w:rPr>
        <w:t>)</w:t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                                       </w:t>
      </w:r>
      <w:r w:rsidR="00A85EFD">
        <w:rPr>
          <w:rFonts w:ascii="TH Sarabun New" w:hAnsi="TH Sarabun New" w:hint="cs"/>
          <w:sz w:val="32"/>
          <w:cs/>
        </w:rPr>
        <w:t>จ</w:t>
      </w:r>
    </w:p>
    <w:p w14:paraId="67718F7D" w14:textId="0B9504DE" w:rsidR="009D1622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สารบัญตาราง</w:t>
      </w:r>
      <w:r w:rsidR="007C5D28">
        <w:rPr>
          <w:rFonts w:ascii="TH Sarabun New" w:hAnsi="TH Sarabun New"/>
          <w:sz w:val="32"/>
          <w:cs/>
        </w:rPr>
        <w:tab/>
      </w:r>
      <w:r w:rsidR="007C5D28">
        <w:rPr>
          <w:rFonts w:ascii="TH Sarabun New" w:hAnsi="TH Sarabun New" w:hint="cs"/>
          <w:sz w:val="32"/>
          <w:cs/>
        </w:rPr>
        <w:t xml:space="preserve">                                                                                                            ฉ</w:t>
      </w:r>
    </w:p>
    <w:p w14:paraId="03FC8F07" w14:textId="3A4020D3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sz w:val="32"/>
        </w:rPr>
        <w:fldChar w:fldCharType="begin"/>
      </w:r>
      <w:r w:rsidRPr="00B21B30">
        <w:rPr>
          <w:rFonts w:ascii="TH Sarabun New" w:hAnsi="TH Sarabun New"/>
          <w:sz w:val="32"/>
        </w:rPr>
        <w:instrText xml:space="preserve"> TOC \o "1-2" \u </w:instrText>
      </w:r>
      <w:r w:rsidRPr="00B21B30">
        <w:rPr>
          <w:rFonts w:ascii="TH Sarabun New" w:hAnsi="TH Sarabun New"/>
          <w:sz w:val="32"/>
        </w:rPr>
        <w:fldChar w:fldCharType="separate"/>
      </w:r>
      <w:r w:rsidRPr="00B21B30">
        <w:rPr>
          <w:rFonts w:ascii="TH Sarabun New" w:hAnsi="TH Sarabun New"/>
          <w:noProof/>
          <w:sz w:val="32"/>
        </w:rPr>
        <w:t>บทที่ 1</w:t>
      </w:r>
      <w:r w:rsidRPr="00B21B30">
        <w:rPr>
          <w:rFonts w:ascii="TH Sarabun New" w:hAnsi="TH Sarabun New"/>
          <w:noProof/>
          <w:sz w:val="32"/>
          <w:cs/>
        </w:rPr>
        <w:t xml:space="preserve"> บทนำ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B07B62B" w14:textId="08FF00B7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1.1</w:t>
      </w:r>
      <w:r w:rsidRPr="00B21B30">
        <w:rPr>
          <w:rFonts w:ascii="TH Sarabun New" w:hAnsi="TH Sarabun New"/>
          <w:noProof/>
          <w:sz w:val="32"/>
          <w:cs/>
        </w:rPr>
        <w:t xml:space="preserve"> วัตถุประสงค์ของโครงงาน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1E4530F" w14:textId="410026E4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1.2</w:t>
      </w:r>
      <w:r w:rsidRPr="00B21B30">
        <w:rPr>
          <w:rFonts w:ascii="TH Sarabun New" w:hAnsi="TH Sarabun New"/>
          <w:noProof/>
          <w:sz w:val="32"/>
          <w:cs/>
        </w:rPr>
        <w:t xml:space="preserve"> ขอบเขตของโครงาน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F532C34" w14:textId="7512DAE2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t>1.3 ประโยชน์ที่ได้รับ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4D3CB36" w14:textId="6E2E225B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1.4</w:t>
      </w:r>
      <w:r w:rsidRPr="00B21B30">
        <w:rPr>
          <w:rFonts w:ascii="TH Sarabun New" w:hAnsi="TH Sarabun New"/>
          <w:noProof/>
          <w:sz w:val="32"/>
          <w:cs/>
        </w:rPr>
        <w:t xml:space="preserve"> เครื่องมือที่คาดว่าจะต้องใช้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C27CE6E" w14:textId="573D459A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2</w:t>
      </w:r>
      <w:r w:rsidRPr="00B21B30">
        <w:rPr>
          <w:rFonts w:ascii="TH Sarabun New" w:hAnsi="TH Sarabun New"/>
          <w:noProof/>
          <w:sz w:val="32"/>
          <w:cs/>
        </w:rPr>
        <w:t xml:space="preserve"> 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E271673" w14:textId="05E78EDD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2.1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แฟ้มข้อมูลหนังสือ </w:t>
      </w:r>
      <w:r w:rsidRPr="00B21B30">
        <w:rPr>
          <w:rFonts w:ascii="TH Sarabun New" w:hAnsi="TH Sarabun New"/>
          <w:noProof/>
          <w:sz w:val="32"/>
        </w:rPr>
        <w:t>books.dat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_Toc210379706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C94EE01" w14:textId="4FE9BBFA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2.2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แฟ้มข้อมูลสมาชิก </w:t>
      </w:r>
      <w:r w:rsidRPr="00B21B30">
        <w:rPr>
          <w:rFonts w:ascii="TH Sarabun New" w:hAnsi="TH Sarabun New"/>
          <w:noProof/>
          <w:sz w:val="32"/>
        </w:rPr>
        <w:t>members.dat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_Toc210379707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10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87B66FE" w14:textId="48F0F045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2.3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แฟ้มข้อมูลการยืม-คืน </w:t>
      </w:r>
      <w:r w:rsidRPr="00B21B30">
        <w:rPr>
          <w:rFonts w:ascii="TH Sarabun New" w:hAnsi="TH Sarabun New"/>
          <w:noProof/>
          <w:sz w:val="32"/>
        </w:rPr>
        <w:t>lendings.dat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_Toc210379708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11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12AF4D1" w14:textId="1B602736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2.4</w:t>
      </w:r>
      <w:r w:rsidRPr="00B21B30">
        <w:rPr>
          <w:rFonts w:ascii="TH Sarabun New" w:hAnsi="TH Sarabun New"/>
          <w:noProof/>
          <w:sz w:val="32"/>
          <w:cs/>
        </w:rPr>
        <w:t xml:space="preserve"> ไฟล์ </w:t>
      </w:r>
      <w:r w:rsidRPr="00B21B30">
        <w:rPr>
          <w:rFonts w:ascii="TH Sarabun New" w:hAnsi="TH Sarabun New"/>
          <w:noProof/>
          <w:sz w:val="32"/>
        </w:rPr>
        <w:t>library_report.txt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_Toc210379709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12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7FEC7E6" w14:textId="204E1740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3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4479174" w14:textId="6F7FD71E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3.1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8A3F33E" w14:textId="5DF0B9BF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t>ใช้สำหรับออกจากเมนูหนังสือและกลับไปยังเมนูหลัก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15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4B78523" w14:textId="223CDE0C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3.2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การใช้งานโปรแกรมเพิ่มข้อมูล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F7B740B" w14:textId="0C3FFA4B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3.3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การใช้งานโปรแกรมแสดงข้อมูล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19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E1FAC27" w14:textId="61F171BD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3.4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การใช้งานโปรแกรมแก้ใขข้อมูล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20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301C2C0F" w14:textId="0C1FEF3A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3.5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การใช้งานโปรแกรมลบข้อมูล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_Toc210379716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22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3D317C3" w14:textId="0889C46E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lastRenderedPageBreak/>
        <w:t>3.6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การใช้งานโปรแกรมยืม – คืนหนังสือ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_Toc210379717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1443654A" w14:textId="71EC3633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t xml:space="preserve">บทที่ 4 อธิบายการทำงานของ </w:t>
      </w:r>
      <w:r w:rsidRPr="00B21B30">
        <w:rPr>
          <w:rFonts w:ascii="TH Sarabun New" w:hAnsi="TH Sarabun New"/>
          <w:noProof/>
          <w:sz w:val="32"/>
        </w:rPr>
        <w:t>Code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_Toc210379718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8918C5D" w14:textId="1F0D7772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4.1</w:t>
      </w:r>
      <w:r w:rsidRPr="00B21B30">
        <w:rPr>
          <w:rFonts w:ascii="TH Sarabun New" w:hAnsi="TH Sarabun New"/>
          <w:noProof/>
          <w:sz w:val="32"/>
          <w:cs/>
        </w:rPr>
        <w:t xml:space="preserve"> ภาพรวมของระบบ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_Toc210379719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2C2CCBE" w14:textId="7F348FEF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4.2</w:t>
      </w:r>
      <w:r w:rsidRPr="00B21B30">
        <w:rPr>
          <w:rFonts w:ascii="TH Sarabun New" w:hAnsi="TH Sarabun New"/>
          <w:noProof/>
          <w:sz w:val="32"/>
          <w:cs/>
        </w:rPr>
        <w:t xml:space="preserve"> ฟังก์ชันหลักในแต่ละโมดูล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635395E" w14:textId="167996D1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5</w:t>
      </w:r>
      <w:r w:rsidRPr="00B21B30">
        <w:rPr>
          <w:rFonts w:ascii="TH Sarabun New" w:hAnsi="TH Sarabun New"/>
          <w:noProof/>
          <w:sz w:val="32"/>
          <w:cs/>
        </w:rPr>
        <w:t xml:space="preserve"> สรุปผลการดำเนินงานและข้อเสนอแนะ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2E6824C" w14:textId="5848DE5A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5.1</w:t>
      </w:r>
      <w:r w:rsidRPr="00B21B30">
        <w:rPr>
          <w:rFonts w:ascii="TH Sarabun New" w:hAnsi="TH Sarabun New"/>
          <w:noProof/>
          <w:sz w:val="32"/>
          <w:cs/>
        </w:rPr>
        <w:t xml:space="preserve"> สรุปผลการดำเนินงาน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0218275" w14:textId="1F169CF7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5.2</w:t>
      </w:r>
      <w:r w:rsidRPr="00B21B30">
        <w:rPr>
          <w:rFonts w:ascii="TH Sarabun New" w:hAnsi="TH Sarabun New"/>
          <w:noProof/>
          <w:sz w:val="32"/>
          <w:cs/>
        </w:rPr>
        <w:t xml:space="preserve"> ปัญหาและอุปสรรคในการดำเนินงาน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096796D" w14:textId="5D57219C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5.3</w:t>
      </w:r>
      <w:r w:rsidRPr="00B21B30">
        <w:rPr>
          <w:rFonts w:ascii="TH Sarabun New" w:hAnsi="TH Sarabun New"/>
          <w:noProof/>
          <w:sz w:val="32"/>
          <w:cs/>
        </w:rPr>
        <w:t xml:space="preserve"> ข้อเสนอแนะ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44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7BD29E8" w14:textId="183A79C2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5.4</w:t>
      </w:r>
      <w:r w:rsidRPr="00B21B30">
        <w:rPr>
          <w:rFonts w:ascii="TH Sarabun New" w:hAnsi="TH Sarabun New"/>
          <w:noProof/>
          <w:sz w:val="32"/>
          <w:cs/>
        </w:rPr>
        <w:t xml:space="preserve"> สิ่งที่ผู้จัดทำได้รับในการพัฒนาโครงงาน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677523">
        <w:rPr>
          <w:rFonts w:ascii="TH Sarabun New" w:hAnsi="TH Sarabun New"/>
          <w:noProof/>
          <w:sz w:val="32"/>
          <w:cs/>
        </w:rPr>
        <w:t>44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5A863AE9" w14:textId="5EFD84EB" w:rsidR="00683140" w:rsidRPr="00B21B30" w:rsidRDefault="00B21B30" w:rsidP="009423D3">
      <w:pPr>
        <w:spacing w:line="240" w:lineRule="auto"/>
        <w:rPr>
          <w:rFonts w:ascii="TH Sarabun New" w:hAnsi="TH Sarabun New"/>
          <w:sz w:val="32"/>
        </w:rPr>
        <w:sectPr w:rsidR="00683140" w:rsidRPr="00B21B30" w:rsidSect="00E729A2">
          <w:foot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B21B30">
        <w:rPr>
          <w:rFonts w:ascii="TH Sarabun New" w:hAnsi="TH Sarabun New"/>
          <w:color w:val="000000" w:themeColor="text1"/>
          <w:sz w:val="32"/>
        </w:rPr>
        <w:fldChar w:fldCharType="end"/>
      </w:r>
    </w:p>
    <w:p w14:paraId="5671240A" w14:textId="77777777" w:rsidR="00683140" w:rsidRDefault="00683140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BCF2B74" w14:textId="370F064A" w:rsidR="00527338" w:rsidRDefault="00527338" w:rsidP="009423D3">
      <w:pPr>
        <w:pStyle w:val="h1"/>
        <w:spacing w:line="240" w:lineRule="auto"/>
      </w:pPr>
      <w:bookmarkStart w:id="2" w:name="_Toc210387066"/>
      <w:r w:rsidRPr="00781F02">
        <w:rPr>
          <w:rFonts w:hint="cs"/>
          <w:cs/>
        </w:rPr>
        <w:t>สารบัญรูปภาพ</w:t>
      </w:r>
      <w:bookmarkEnd w:id="2"/>
    </w:p>
    <w:p w14:paraId="71343916" w14:textId="6648614D" w:rsidR="0025727D" w:rsidRPr="00611CEE" w:rsidRDefault="0025727D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  <w:cs/>
        </w:rPr>
      </w:pP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="00611CEE">
        <w:rPr>
          <w:rFonts w:ascii="TH Sarabun New" w:hAnsi="TH Sarabun New" w:hint="cs"/>
          <w:b/>
          <w:bCs/>
          <w:sz w:val="32"/>
          <w:cs/>
        </w:rPr>
        <w:t xml:space="preserve">         </w:t>
      </w:r>
      <w:r w:rsidRPr="00611CEE">
        <w:rPr>
          <w:rFonts w:ascii="TH Sarabun New" w:hAnsi="TH Sarabun New"/>
          <w:b/>
          <w:bCs/>
          <w:sz w:val="32"/>
          <w:cs/>
        </w:rPr>
        <w:t>หน้า</w:t>
      </w:r>
    </w:p>
    <w:p w14:paraId="4549190F" w14:textId="6334B61D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r w:rsidRPr="00A67CAE">
        <w:rPr>
          <w:rFonts w:ascii="TH Sarabun New" w:hAnsi="TH Sarabun New"/>
          <w:b/>
          <w:bCs w:val="0"/>
          <w:sz w:val="32"/>
          <w:cs/>
        </w:rPr>
        <w:fldChar w:fldCharType="begin"/>
      </w:r>
      <w:r w:rsidRPr="00A67CAE">
        <w:rPr>
          <w:rFonts w:ascii="TH Sarabun New" w:hAnsi="TH Sarabun New"/>
          <w:b/>
          <w:bCs w:val="0"/>
          <w:sz w:val="32"/>
          <w:cs/>
        </w:rPr>
        <w:instrText xml:space="preserve"> </w:instrText>
      </w:r>
      <w:r w:rsidRPr="00A67CAE">
        <w:rPr>
          <w:rFonts w:ascii="TH Sarabun New" w:hAnsi="TH Sarabun New"/>
          <w:b/>
          <w:bCs w:val="0"/>
          <w:sz w:val="32"/>
        </w:rPr>
        <w:instrText>TOC \h \z \c "</w:instrText>
      </w:r>
      <w:r w:rsidRPr="00A67CAE">
        <w:rPr>
          <w:rFonts w:ascii="TH Sarabun New" w:hAnsi="TH Sarabun New"/>
          <w:b/>
          <w:bCs w:val="0"/>
          <w:sz w:val="32"/>
          <w:cs/>
        </w:rPr>
        <w:instrText xml:space="preserve">รูปภาพที่" </w:instrText>
      </w:r>
      <w:r w:rsidRPr="00A67CAE">
        <w:rPr>
          <w:rFonts w:ascii="TH Sarabun New" w:hAnsi="TH Sarabun New"/>
          <w:b/>
          <w:bCs w:val="0"/>
          <w:sz w:val="32"/>
          <w:cs/>
        </w:rPr>
        <w:fldChar w:fldCharType="separate"/>
      </w:r>
      <w:hyperlink w:anchor="_Toc210495190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2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 library_report.txt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_Toc210495190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0531C02" w14:textId="1A0AFC1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1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การเลือกใช้งานฟังก์ชั่น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_Toc210495191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14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F663E1D" w14:textId="4D91BCD0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2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เมนูของ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_Toc210495192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15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06999A8" w14:textId="44DFFBCC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3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3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การเลือกเมนูของ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Member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_Toc210495193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15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E388191" w14:textId="232C151F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4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4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เมนูของยืม-คืน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_Toc210495194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16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8CF9915" w14:textId="59BA4147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5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5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หัวข้อการสร้างรายงาน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_Toc210495195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17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1F3070CE" w14:textId="63810A01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6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6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หัวข้อการปิดใช้งานโปรแกรม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_Toc210495196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18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0644ED4" w14:textId="3AB69193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7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7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การเลือกเมนูจัดการหนังสือ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_Toc210495197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18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330D323" w14:textId="3713A09C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8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8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การเพิ่มหนังสือ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_Toc210495198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18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320C16D" w14:textId="6FDC0E6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9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9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การเพิ่มสมาชิก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_Toc210495199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19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AA95906" w14:textId="4D2BB7C1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0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10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การดูหนังสือทั้งหมด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_Toc210495200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19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DC920A2" w14:textId="131241ED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1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11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รายการหนังสือทั้งหมด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_Toc210495201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19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17F5BE72" w14:textId="19F710FA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2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12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รายการสมาชิกทั้งหมด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_Toc210495202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20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997DBDA" w14:textId="2A670F9E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3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13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การดูประวัติยืม - คืน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_Toc210495203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20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1DA1C20" w14:textId="7188D430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4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14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แสดงรายการยืม - คืน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_Toc210495204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20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775E0FA" w14:textId="44BF5164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5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15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การแก้ใขเมนูหนังสือ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_Toc210495205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21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0449922" w14:textId="40BD9A5A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6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16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แสดงตัวอย่างการแก้ใขหนังสือ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_Toc210495206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21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72B37DAC" w14:textId="0EE76566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7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17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การแก้ใขข้อมูลสมาชิก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_Toc210495207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21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AE924E5" w14:textId="7F1895E7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8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18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ตัวอย่างการแก้ใขข้อมูลสมาชิก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_Toc210495208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22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D395750" w14:textId="29000FEC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9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19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การลบข้อมูลหนังสือ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_Toc210495209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22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BD73DC0" w14:textId="0FBEE8C9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0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20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ตัวอย่างการลบหนังสือ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_Toc210495210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22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B68D69A" w14:textId="3D2E49FB" w:rsidR="00A67CAE" w:rsidRPr="00847725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1" w:history="1">
        <w:r w:rsidR="00A67CAE" w:rsidRPr="00847725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21</w:t>
        </w:r>
        <w:r w:rsidR="00A67CAE" w:rsidRPr="00847725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847725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การลบข้อมูลสมาชิก</w:t>
        </w:r>
        <w:r w:rsidR="00A67CAE" w:rsidRPr="00847725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_Toc210495211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23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FFDA27E" w14:textId="27041B7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2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22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ตัวอย่างการลบข้อมูลสมาชิก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_Toc210495212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23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04F9FBB" w14:textId="35A134E6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3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23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การคืนหนังสือ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_Toc210495213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23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9AF8840" w14:textId="6A5CAB7A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4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24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การกรอกข้อมูลของการยืมหนังสือ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_Toc210495214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24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E0AC563" w14:textId="187D9BE7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5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25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การใช้งานโปรแกรมการคืนหนังสือ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_Toc210495215 \h </w:instrTex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24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E43296A" w14:textId="1E45ECE1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6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26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การกรอกข้อมูลของการคืนหนังสือ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_Toc210495216 \h </w:instrTex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24</w: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198BCE3" w14:textId="5677C057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7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="00A67CAE"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27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การดูประวัติการยืม - คืนทั้งหมด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_Toc210495217 \h </w:instrTex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24</w: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7B930596" w14:textId="5C1EEE7E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8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="00A67CAE" w:rsidRPr="00847725">
          <w:rPr>
            <w:rStyle w:val="Hyperlink"/>
            <w:rFonts w:ascii="TH Sarabun New" w:hAnsi="TH Sarabun New"/>
            <w:noProof/>
            <w:sz w:val="32"/>
          </w:rPr>
          <w:noBreakHyphen/>
          <w:t>28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ข้อมูลของการยืม - คืนหนังสือทั้งหมด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_Toc210495218 \h </w:instrTex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25</w: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24A4360" w14:textId="6A0CC771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9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="00A67CAE" w:rsidRPr="00C314C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</w:t>
        </w:r>
        <w:r w:rsidR="00A67CAE" w:rsidRPr="00C314C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C314CE">
          <w:rPr>
            <w:rStyle w:val="Hyperlink"/>
            <w:rFonts w:ascii="TH Sarabun New" w:hAnsi="TH Sarabun New"/>
            <w:noProof/>
            <w:sz w:val="32"/>
          </w:rPr>
          <w:noBreakHyphen/>
          <w:t>1</w:t>
        </w:r>
        <w:r w:rsidR="00A67CAE" w:rsidRPr="00C314C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C314C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งก์ชั่น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C314CE">
          <w:rPr>
            <w:rStyle w:val="Hyperlink"/>
            <w:rFonts w:ascii="TH Sarabun New" w:hAnsi="TH Sarabun New"/>
            <w:noProof/>
            <w:sz w:val="32"/>
          </w:rPr>
          <w:t>add_book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_Toc210495219 \h </w:instrTex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27</w:t>
        </w:r>
        <w:r w:rsidR="00A67CAE"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607ABB2" w14:textId="11892B1E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0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2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ฟังก์ชัน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update_book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_Toc210495220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29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F527BC4" w14:textId="1D185776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1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 xml:space="preserve">3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ฟังก์ชัน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delete_book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_Toc210495221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31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A62FF92" w14:textId="3487C24B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2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4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add_member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_Toc210495222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32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2F35722" w14:textId="3A03AD95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3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5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view_all_members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_Toc210495223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33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C629E0C" w14:textId="0637AA49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4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 xml:space="preserve">6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view_all_members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_Toc210495224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34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E562560" w14:textId="4798DDA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5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7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delete_member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_Toc210495225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35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9E4A6BF" w14:textId="6F927CF8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6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8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borrow_book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_Toc210495226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36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3DDC32E" w14:textId="320B942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7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9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return_book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_Toc210495227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37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D9594B9" w14:textId="5CCF33C2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8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10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 xml:space="preserve"> generate_report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_Toc210495228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40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E777551" w14:textId="17CE5AC3" w:rsidR="00A67CAE" w:rsidRPr="00A67CAE" w:rsidRDefault="00000000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9" w:history="1"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noBreakHyphen/>
          <w:t>11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="00A67CAE"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="00A67CAE" w:rsidRPr="00A67CAE">
          <w:rPr>
            <w:rStyle w:val="Hyperlink"/>
            <w:rFonts w:ascii="TH Sarabun New" w:hAnsi="TH Sarabun New"/>
            <w:noProof/>
            <w:sz w:val="32"/>
          </w:rPr>
          <w:t>main</w:t>
        </w:r>
        <w:r w:rsidR="00A67CAE"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="00A67CAE"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_Toc210495229 \h </w:instrTex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42</w:t>
        </w:r>
        <w:r w:rsidR="00A67CAE"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C49B997" w14:textId="57DC84C8" w:rsidR="00527338" w:rsidRPr="00FF616D" w:rsidRDefault="00A67CAE" w:rsidP="009423D3">
      <w:pPr>
        <w:spacing w:line="240" w:lineRule="auto"/>
        <w:rPr>
          <w:rFonts w:ascii="TH Sarabun New" w:hAnsi="TH Sarabun New"/>
          <w:sz w:val="32"/>
        </w:rPr>
      </w:pPr>
      <w:r w:rsidRPr="00A67CAE">
        <w:rPr>
          <w:rFonts w:ascii="TH Sarabun New" w:hAnsi="TH Sarabun New"/>
          <w:b/>
          <w:color w:val="000000" w:themeColor="text1"/>
          <w:sz w:val="32"/>
          <w:cs/>
        </w:rPr>
        <w:fldChar w:fldCharType="end"/>
      </w:r>
    </w:p>
    <w:p w14:paraId="5EB2367F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9531055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737D611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2E9E9CD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5C9ACD7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F08677A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9C84C7A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4A29760C" w14:textId="37F26F0F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E0C7ACE" w14:textId="4115192D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D9566A2" w14:textId="3B34F04B" w:rsidR="007D66DE" w:rsidRDefault="004C31A3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334861B" wp14:editId="6A8AE98A">
                <wp:simplePos x="0" y="0"/>
                <wp:positionH relativeFrom="column">
                  <wp:posOffset>1414452</wp:posOffset>
                </wp:positionH>
                <wp:positionV relativeFrom="paragraph">
                  <wp:posOffset>125627</wp:posOffset>
                </wp:positionV>
                <wp:extent cx="766916" cy="501445"/>
                <wp:effectExtent l="0" t="0" r="0" b="0"/>
                <wp:wrapNone/>
                <wp:docPr id="88694446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916" cy="50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84F45" id="Rectangle 23" o:spid="_x0000_s1026" style="position:absolute;margin-left:111.35pt;margin-top:9.9pt;width:60.4pt;height:39.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" fillcolor="white [3212]" stroked="f" strokeweight="1pt"/>
            </w:pict>
          </mc:Fallback>
        </mc:AlternateContent>
      </w:r>
    </w:p>
    <w:p w14:paraId="1C912C30" w14:textId="53D3569B" w:rsidR="000D2F9C" w:rsidRDefault="000D2F9C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573A45D7" w14:textId="78F34236" w:rsidR="000D2F9C" w:rsidRDefault="00A67CAE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305A7B">
        <w:rPr>
          <w:rFonts w:ascii="TH Sarabun New" w:hAnsi="TH Sarabun New"/>
          <w:b/>
          <w:bCs/>
          <w:noProof/>
          <w:sz w:val="32"/>
        </w:rPr>
        <w:drawing>
          <wp:anchor distT="0" distB="0" distL="114300" distR="114300" simplePos="0" relativeHeight="251708928" behindDoc="1" locked="0" layoutInCell="1" allowOverlap="1" wp14:anchorId="6438D999" wp14:editId="47EF4140">
            <wp:simplePos x="0" y="0"/>
            <wp:positionH relativeFrom="column">
              <wp:posOffset>2785486</wp:posOffset>
            </wp:positionH>
            <wp:positionV relativeFrom="paragraph">
              <wp:posOffset>552149</wp:posOffset>
            </wp:positionV>
            <wp:extent cx="222360" cy="206478"/>
            <wp:effectExtent l="0" t="0" r="6350" b="3175"/>
            <wp:wrapNone/>
            <wp:docPr id="2113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4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60" cy="20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28AA" w14:textId="2A87B06D" w:rsidR="007D66DE" w:rsidRPr="00781F02" w:rsidRDefault="007D66DE" w:rsidP="009423D3">
      <w:pPr>
        <w:pStyle w:val="h1"/>
        <w:spacing w:line="240" w:lineRule="auto"/>
        <w:rPr>
          <w:cs/>
        </w:rPr>
      </w:pPr>
      <w:bookmarkStart w:id="3" w:name="_Toc210387069"/>
      <w:r w:rsidRPr="00781F02">
        <w:rPr>
          <w:rFonts w:hint="cs"/>
          <w:cs/>
        </w:rPr>
        <w:lastRenderedPageBreak/>
        <w:t>สารบัญ</w:t>
      </w:r>
      <w:r>
        <w:rPr>
          <w:rFonts w:hint="cs"/>
          <w:cs/>
        </w:rPr>
        <w:t>ตาราง</w:t>
      </w:r>
      <w:bookmarkEnd w:id="3"/>
    </w:p>
    <w:p w14:paraId="3B388B63" w14:textId="10653379" w:rsidR="007D66DE" w:rsidRPr="00611CEE" w:rsidRDefault="00611CEE" w:rsidP="009423D3">
      <w:pPr>
        <w:spacing w:line="240" w:lineRule="auto"/>
        <w:ind w:left="7920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 w:hint="cs"/>
          <w:b/>
          <w:bCs/>
          <w:sz w:val="32"/>
          <w:cs/>
        </w:rPr>
        <w:t xml:space="preserve">         </w:t>
      </w:r>
      <w:r w:rsidR="00C12A03" w:rsidRPr="00611CEE">
        <w:rPr>
          <w:rFonts w:ascii="TH Sarabun New" w:hAnsi="TH Sarabun New"/>
          <w:b/>
          <w:bCs/>
          <w:sz w:val="32"/>
          <w:cs/>
        </w:rPr>
        <w:t>ห</w:t>
      </w:r>
      <w:r>
        <w:rPr>
          <w:rFonts w:ascii="TH Sarabun New" w:hAnsi="TH Sarabun New" w:hint="cs"/>
          <w:b/>
          <w:bCs/>
          <w:sz w:val="32"/>
          <w:cs/>
        </w:rPr>
        <w:t>น้า</w:t>
      </w:r>
    </w:p>
    <w:p w14:paraId="4416B5C3" w14:textId="62A71187" w:rsidR="003C770C" w:rsidRPr="00611CEE" w:rsidRDefault="003C770C" w:rsidP="009423D3">
      <w:pPr>
        <w:pStyle w:val="TableofFigures"/>
        <w:tabs>
          <w:tab w:val="right" w:pos="9016"/>
        </w:tabs>
        <w:spacing w:line="240" w:lineRule="auto"/>
        <w:rPr>
          <w:rFonts w:eastAsiaTheme="minorEastAsia" w:cstheme="minorBidi"/>
          <w:noProof/>
          <w:color w:val="auto"/>
          <w:szCs w:val="28"/>
        </w:rPr>
      </w:pPr>
      <w:r w:rsidRPr="00611CEE">
        <w:rPr>
          <w:rFonts w:ascii="TH Sarabun New" w:hAnsi="TH Sarabun New"/>
          <w:sz w:val="32"/>
          <w:cs/>
        </w:rPr>
        <w:fldChar w:fldCharType="begin"/>
      </w:r>
      <w:r w:rsidRPr="00611CEE">
        <w:rPr>
          <w:rFonts w:ascii="TH Sarabun New" w:hAnsi="TH Sarabun New"/>
          <w:sz w:val="32"/>
          <w:cs/>
        </w:rPr>
        <w:instrText xml:space="preserve"> </w:instrText>
      </w:r>
      <w:r w:rsidRPr="00611CEE">
        <w:rPr>
          <w:rFonts w:ascii="TH Sarabun New" w:hAnsi="TH Sarabun New"/>
          <w:sz w:val="32"/>
        </w:rPr>
        <w:instrText>TOC \h \z \c "</w:instrText>
      </w:r>
      <w:r w:rsidRPr="00611CEE">
        <w:rPr>
          <w:rFonts w:ascii="TH Sarabun New" w:hAnsi="TH Sarabun New"/>
          <w:sz w:val="32"/>
          <w:cs/>
        </w:rPr>
        <w:instrText xml:space="preserve">ตารางที่ " </w:instrText>
      </w:r>
      <w:r w:rsidRPr="00611CEE">
        <w:rPr>
          <w:rFonts w:ascii="TH Sarabun New" w:hAnsi="TH Sarabun New"/>
          <w:sz w:val="32"/>
          <w:cs/>
        </w:rPr>
        <w:fldChar w:fldCharType="separate"/>
      </w:r>
      <w:hyperlink w:anchor="_Toc210372847" w:history="1">
        <w:r w:rsidRPr="00611CEE">
          <w:rPr>
            <w:rStyle w:val="Hyperlink"/>
            <w:b/>
            <w:bCs w:val="0"/>
            <w:noProof/>
            <w:u w:val="none"/>
            <w:cs/>
          </w:rPr>
          <w:t>ตารางที่  2.1 แฟ้มข้อมูลหนังสือ</w:t>
        </w:r>
        <w:r w:rsidRPr="00611CEE">
          <w:rPr>
            <w:noProof/>
            <w:webHidden/>
          </w:rPr>
          <w:tab/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_Toc210372847 \h </w:instrText>
        </w:r>
        <w:r w:rsidRPr="00611CEE">
          <w:rPr>
            <w:rStyle w:val="Hyperlink"/>
            <w:rFonts w:ascii="TH Sarabun New" w:hAnsi="TH Sarabun New"/>
            <w:noProof/>
            <w:sz w:val="32"/>
          </w:rPr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9</w:t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3647C0A6" w14:textId="5B1DCA30" w:rsidR="003C770C" w:rsidRPr="00611CEE" w:rsidRDefault="00000000" w:rsidP="009423D3">
      <w:pPr>
        <w:pStyle w:val="TableofFigures"/>
        <w:tabs>
          <w:tab w:val="right" w:pos="9016"/>
        </w:tabs>
        <w:spacing w:line="240" w:lineRule="auto"/>
        <w:rPr>
          <w:rFonts w:eastAsiaTheme="minorEastAsia" w:cstheme="minorBidi"/>
          <w:b/>
          <w:bCs w:val="0"/>
          <w:noProof/>
          <w:color w:val="auto"/>
          <w:szCs w:val="28"/>
        </w:rPr>
      </w:pPr>
      <w:hyperlink w:anchor="_Toc210372848" w:history="1">
        <w:r w:rsidR="003C770C" w:rsidRPr="00611CEE">
          <w:rPr>
            <w:rStyle w:val="Hyperlink"/>
            <w:b/>
            <w:bCs w:val="0"/>
            <w:noProof/>
            <w:cs/>
          </w:rPr>
          <w:t xml:space="preserve">ตารางที่  </w:t>
        </w:r>
        <w:r w:rsidR="003C770C" w:rsidRPr="00611CEE">
          <w:rPr>
            <w:rStyle w:val="Hyperlink"/>
            <w:rFonts w:ascii="TH Sarabun New" w:hAnsi="TH Sarabun New"/>
            <w:noProof/>
            <w:sz w:val="32"/>
            <w:u w:val="none"/>
          </w:rPr>
          <w:t>2.2</w:t>
        </w:r>
        <w:r w:rsidR="003C770C" w:rsidRPr="00611CEE">
          <w:rPr>
            <w:rStyle w:val="Hyperlink"/>
            <w:b/>
            <w:bCs w:val="0"/>
            <w:noProof/>
            <w:cs/>
          </w:rPr>
          <w:t xml:space="preserve"> </w:t>
        </w:r>
        <w:r w:rsidR="003C770C" w:rsidRPr="00611CEE">
          <w:rPr>
            <w:rStyle w:val="Hyperlink"/>
            <w:b/>
            <w:bCs w:val="0"/>
            <w:noProof/>
            <w:u w:val="none"/>
            <w:cs/>
          </w:rPr>
          <w:t>แฟ้มข้อมูล</w:t>
        </w:r>
        <w:r w:rsidR="003C770C" w:rsidRPr="00611CEE">
          <w:rPr>
            <w:rStyle w:val="Hyperlink"/>
            <w:b/>
            <w:bCs w:val="0"/>
            <w:noProof/>
            <w:cs/>
          </w:rPr>
          <w:t>สมาชิก</w:t>
        </w:r>
        <w:r w:rsidR="003C770C" w:rsidRPr="00611CEE">
          <w:rPr>
            <w:b/>
            <w:bCs w:val="0"/>
            <w:noProof/>
            <w:webHidden/>
          </w:rPr>
          <w:tab/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="003C770C"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_Toc210372848 \h </w:instrTex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10</w: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79B66CBA" w14:textId="289B5912" w:rsidR="003C770C" w:rsidRPr="00611CEE" w:rsidRDefault="00000000" w:rsidP="009423D3">
      <w:pPr>
        <w:pStyle w:val="TableofFigures"/>
        <w:tabs>
          <w:tab w:val="right" w:pos="9016"/>
        </w:tabs>
        <w:spacing w:line="240" w:lineRule="auto"/>
        <w:rPr>
          <w:rFonts w:ascii="TH Sarabun New" w:eastAsiaTheme="minorEastAsia" w:hAnsi="TH Sarabun New"/>
          <w:b/>
          <w:bCs w:val="0"/>
          <w:noProof/>
          <w:color w:val="auto"/>
          <w:szCs w:val="28"/>
        </w:rPr>
      </w:pPr>
      <w:hyperlink w:anchor="_Toc210372849" w:history="1"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 xml:space="preserve">ตารางที่  </w:t>
        </w:r>
        <w:r w:rsidR="003C770C" w:rsidRPr="00611CEE">
          <w:rPr>
            <w:rStyle w:val="Hyperlink"/>
            <w:rFonts w:ascii="TH Sarabun New" w:hAnsi="TH Sarabun New"/>
            <w:noProof/>
            <w:sz w:val="32"/>
            <w:u w:val="none"/>
          </w:rPr>
          <w:t>2.3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 xml:space="preserve"> 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u w:val="none"/>
            <w:cs/>
          </w:rPr>
          <w:t>แฟ้มข้อมูล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>การยืม-คืน</w:t>
        </w:r>
        <w:r w:rsidR="003C770C" w:rsidRPr="00611CEE">
          <w:rPr>
            <w:rFonts w:ascii="TH Sarabun New" w:hAnsi="TH Sarabun New"/>
            <w:b/>
            <w:bCs w:val="0"/>
            <w:noProof/>
            <w:webHidden/>
          </w:rPr>
          <w:tab/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="003C770C"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_Toc210372849 \h </w:instrTex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677523">
          <w:rPr>
            <w:rFonts w:ascii="TH Sarabun New" w:hAnsi="TH Sarabun New"/>
            <w:noProof/>
            <w:webHidden/>
            <w:sz w:val="32"/>
          </w:rPr>
          <w:t>11</w: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2A5E1AB3" w14:textId="66762643" w:rsidR="00527338" w:rsidRPr="00781F02" w:rsidRDefault="003C770C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611CEE">
        <w:rPr>
          <w:rFonts w:ascii="TH Sarabun New" w:hAnsi="TH Sarabun New"/>
          <w:bCs/>
          <w:color w:val="000000" w:themeColor="text1"/>
          <w:sz w:val="32"/>
          <w:cs/>
        </w:rPr>
        <w:fldChar w:fldCharType="end"/>
      </w:r>
    </w:p>
    <w:p w14:paraId="7E56A646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5530644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460F2AD3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FF84ED1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217A238C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B2AE049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F759148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8A0FB8D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5F366BDD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3B1FCC1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9452A6B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63848B3" w14:textId="3EF42778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6D393A6" w14:textId="72390A5E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3078090" w14:textId="379B0D52" w:rsidR="00527338" w:rsidRPr="00781F02" w:rsidRDefault="00E25553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E25553">
        <w:rPr>
          <w:rFonts w:ascii="TH Sarabun New" w:hAnsi="TH Sarabun New"/>
          <w:b/>
          <w:bCs/>
          <w:noProof/>
          <w:sz w:val="32"/>
          <w:cs/>
        </w:rPr>
        <w:drawing>
          <wp:anchor distT="0" distB="0" distL="114300" distR="114300" simplePos="0" relativeHeight="251712000" behindDoc="1" locked="0" layoutInCell="1" allowOverlap="1" wp14:anchorId="03AC3437" wp14:editId="3417DA18">
            <wp:simplePos x="0" y="0"/>
            <wp:positionH relativeFrom="column">
              <wp:posOffset>2754372</wp:posOffset>
            </wp:positionH>
            <wp:positionV relativeFrom="paragraph">
              <wp:posOffset>2358089</wp:posOffset>
            </wp:positionV>
            <wp:extent cx="162232" cy="148713"/>
            <wp:effectExtent l="0" t="0" r="9525" b="3810"/>
            <wp:wrapNone/>
            <wp:docPr id="67931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91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2" cy="14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3D3C4" w14:textId="4147CDC9" w:rsidR="00036335" w:rsidRDefault="00036335" w:rsidP="009423D3">
      <w:pPr>
        <w:spacing w:line="240" w:lineRule="auto"/>
        <w:rPr>
          <w:rFonts w:ascii="TH Sarabun New" w:hAnsi="TH Sarabun New"/>
          <w:b/>
          <w:bCs/>
          <w:sz w:val="32"/>
          <w:cs/>
        </w:rPr>
        <w:sectPr w:rsidR="00036335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66A6E2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DE98B77" w14:textId="4D1E4484" w:rsidR="00291C95" w:rsidRPr="00B45924" w:rsidRDefault="00527338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</w:r>
    </w:p>
    <w:p w14:paraId="7BC1F268" w14:textId="18379230" w:rsidR="00527338" w:rsidRPr="00781F02" w:rsidRDefault="009E7052" w:rsidP="009423D3">
      <w:pPr>
        <w:pStyle w:val="Heading1"/>
        <w:spacing w:line="240" w:lineRule="auto"/>
      </w:pPr>
      <w:r>
        <w:rPr>
          <w:rFonts w:hint="cs"/>
          <w:cs/>
        </w:rPr>
        <w:t xml:space="preserve"> </w:t>
      </w:r>
      <w:r w:rsidR="00AE4695">
        <w:rPr>
          <w:cs/>
        </w:rPr>
        <w:br/>
      </w:r>
      <w:bookmarkStart w:id="4" w:name="_Toc210379700"/>
      <w:bookmarkStart w:id="5" w:name="_Toc210387070"/>
      <w:r w:rsidR="00527338" w:rsidRPr="00781F02">
        <w:rPr>
          <w:rFonts w:hint="cs"/>
          <w:cs/>
        </w:rPr>
        <w:t>บทนำ</w:t>
      </w:r>
      <w:bookmarkEnd w:id="4"/>
      <w:bookmarkEnd w:id="5"/>
    </w:p>
    <w:p w14:paraId="322B2A8C" w14:textId="701D424C" w:rsidR="00527338" w:rsidRPr="00781F02" w:rsidRDefault="00135EB1" w:rsidP="009423D3">
      <w:pPr>
        <w:pStyle w:val="Heading2"/>
        <w:spacing w:line="240" w:lineRule="auto"/>
      </w:pPr>
      <w:r w:rsidRPr="00781F02">
        <w:rPr>
          <w:rFonts w:hint="cs"/>
          <w:cs/>
        </w:rPr>
        <w:t xml:space="preserve"> </w:t>
      </w:r>
      <w:bookmarkStart w:id="6" w:name="_Toc210379701"/>
      <w:bookmarkStart w:id="7" w:name="_Toc210387071"/>
      <w:r w:rsidR="00527338" w:rsidRPr="00781F02">
        <w:rPr>
          <w:cs/>
        </w:rPr>
        <w:t>วัตถุประสงค์ของโครงงาน</w:t>
      </w:r>
      <w:bookmarkEnd w:id="6"/>
      <w:bookmarkEnd w:id="7"/>
    </w:p>
    <w:p w14:paraId="1744D1C1" w14:textId="5F7BF630" w:rsidR="00135EB1" w:rsidRPr="00781F02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1.1.1  </w:t>
      </w:r>
      <w:r w:rsidRPr="00781F02">
        <w:rPr>
          <w:rFonts w:ascii="TH Sarabun New" w:hAnsi="TH Sarabun New"/>
          <w:sz w:val="32"/>
          <w:cs/>
        </w:rPr>
        <w:t>เพื่อพัฒนาระบบจัดการห้องสมุดขนาดเล็กที่สามารถทำงานผ่าน</w:t>
      </w:r>
      <w:r w:rsidRPr="00781F02">
        <w:rPr>
          <w:rFonts w:ascii="TH Sarabun New" w:hAnsi="TH Sarabun New"/>
          <w:sz w:val="32"/>
        </w:rPr>
        <w:t xml:space="preserve">Command-Line Interface (CLI) </w:t>
      </w:r>
      <w:r w:rsidRPr="00781F02">
        <w:rPr>
          <w:rFonts w:ascii="TH Sarabun New" w:hAnsi="TH Sarabun New"/>
          <w:sz w:val="32"/>
          <w:cs/>
        </w:rPr>
        <w:t>และรองรับการจัดเก็บข้อมูลแบบไฟล์ไบนารี</w:t>
      </w:r>
    </w:p>
    <w:p w14:paraId="462F88B1" w14:textId="2A526444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1.1.2  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เพื่อให้ผู้ใช้งานหลัก เช่น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บรรณารักษ์ หรือเจ้าหน้าที่ผู้ดูแลระบบ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สามารถเพิ่ม ลบ แก้ไข และค้นหาข้อมูลหนังสือและสมาชิกได้อย่างสะดวกและรวดเร็ว</w:t>
      </w:r>
    </w:p>
    <w:p w14:paraId="289BD541" w14:textId="5A82FE1A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1.1.3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เพื่อสนับสนุนการ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บันทึกและติดตามประวัติการยืม-คืนหนังสือ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อย่างเป็นระบบและแม่นยำ</w:t>
      </w:r>
    </w:p>
    <w:p w14:paraId="7D50E81D" w14:textId="6DA90E22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1.1.4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เพื่อสร้าง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รายงานสรุปภาพรวมของห้องสมุด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เช่น ข้อมูลหนังสือทั้งหมด ข้อมูลสมาชิก และรายการการยืม-คืน เพื่อช่วยในการวิเคราะห์และบริหารจัดการห้องสมุด</w:t>
      </w:r>
    </w:p>
    <w:p w14:paraId="23E5A802" w14:textId="28F2371E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1.1.5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เพื่อให้ผู้พัฒนามีโอกาสเรียนรู้และฝึกฝนทักษะการจัดการข้อมูล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ไฟล์ไบนารี</w:t>
      </w:r>
      <w:r w:rsidRPr="00135EB1">
        <w:rPr>
          <w:rFonts w:ascii="TH Sarabun New" w:hAnsi="TH Sarabun New"/>
          <w:sz w:val="32"/>
        </w:rPr>
        <w:t xml:space="preserve">, </w:t>
      </w:r>
      <w:r w:rsidRPr="00135EB1">
        <w:rPr>
          <w:rFonts w:ascii="TH Sarabun New" w:hAnsi="TH Sarabun New"/>
          <w:sz w:val="32"/>
          <w:cs/>
        </w:rPr>
        <w:t xml:space="preserve">การใช้ </w:t>
      </w:r>
      <w:r w:rsidRPr="00135EB1">
        <w:rPr>
          <w:rFonts w:ascii="TH Sarabun New" w:hAnsi="TH Sarabun New"/>
          <w:sz w:val="32"/>
        </w:rPr>
        <w:t xml:space="preserve">struct </w:t>
      </w:r>
      <w:r w:rsidRPr="00135EB1">
        <w:rPr>
          <w:rFonts w:ascii="TH Sarabun New" w:hAnsi="TH Sarabun New"/>
          <w:sz w:val="32"/>
          <w:cs/>
        </w:rPr>
        <w:t xml:space="preserve">ใน </w:t>
      </w:r>
      <w:r w:rsidRPr="00135EB1">
        <w:rPr>
          <w:rFonts w:ascii="TH Sarabun New" w:hAnsi="TH Sarabun New"/>
          <w:sz w:val="32"/>
        </w:rPr>
        <w:t xml:space="preserve">Python, </w:t>
      </w:r>
      <w:r w:rsidRPr="00135EB1">
        <w:rPr>
          <w:rFonts w:ascii="TH Sarabun New" w:hAnsi="TH Sarabun New"/>
          <w:sz w:val="32"/>
          <w:cs/>
        </w:rPr>
        <w:t>การจัดการสตริงและตัวเลข</w:t>
      </w:r>
      <w:r w:rsidRPr="00135EB1">
        <w:rPr>
          <w:rFonts w:ascii="TH Sarabun New" w:hAnsi="TH Sarabun New"/>
          <w:sz w:val="32"/>
        </w:rPr>
        <w:t xml:space="preserve">, </w:t>
      </w:r>
      <w:r w:rsidRPr="00135EB1">
        <w:rPr>
          <w:rFonts w:ascii="TH Sarabun New" w:hAnsi="TH Sarabun New"/>
          <w:sz w:val="32"/>
          <w:cs/>
        </w:rPr>
        <w:t xml:space="preserve">และการออกแบบระบบ </w:t>
      </w:r>
      <w:r w:rsidRPr="00135EB1">
        <w:rPr>
          <w:rFonts w:ascii="TH Sarabun New" w:hAnsi="TH Sarabun New"/>
          <w:sz w:val="32"/>
        </w:rPr>
        <w:t xml:space="preserve">CRUD </w:t>
      </w:r>
      <w:r w:rsidRPr="00135EB1">
        <w:rPr>
          <w:rFonts w:ascii="TH Sarabun New" w:hAnsi="TH Sarabun New"/>
          <w:sz w:val="32"/>
          <w:cs/>
        </w:rPr>
        <w:t>อย่างเป็นระบบ</w:t>
      </w:r>
    </w:p>
    <w:p w14:paraId="619DFC0D" w14:textId="2AC45586" w:rsidR="00527338" w:rsidRPr="00781F02" w:rsidRDefault="00135EB1" w:rsidP="009423D3">
      <w:pPr>
        <w:pStyle w:val="Heading2"/>
        <w:spacing w:line="240" w:lineRule="auto"/>
      </w:pPr>
      <w:bookmarkStart w:id="8" w:name="_Toc210379702"/>
      <w:bookmarkStart w:id="9" w:name="_Toc210387072"/>
      <w:r w:rsidRPr="00781F02">
        <w:rPr>
          <w:cs/>
        </w:rPr>
        <w:t>ขอบเขตของโครงาน</w:t>
      </w:r>
      <w:bookmarkEnd w:id="8"/>
      <w:bookmarkEnd w:id="9"/>
    </w:p>
    <w:p w14:paraId="665C60FB" w14:textId="295362FF" w:rsidR="00135EB1" w:rsidRPr="00781F02" w:rsidRDefault="00135EB1" w:rsidP="009423D3">
      <w:pPr>
        <w:spacing w:line="240" w:lineRule="auto"/>
        <w:ind w:firstLine="567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  <w:t xml:space="preserve">     </w:t>
      </w:r>
      <w:r w:rsidRPr="00781F02">
        <w:rPr>
          <w:rFonts w:ascii="TH Sarabun New" w:hAnsi="TH Sarabun New"/>
          <w:sz w:val="32"/>
        </w:rPr>
        <w:t xml:space="preserve">  1.2.1 </w:t>
      </w:r>
      <w:r w:rsidRPr="00781F02">
        <w:rPr>
          <w:rFonts w:ascii="TH Sarabun New" w:hAnsi="TH Sarabun New" w:hint="cs"/>
          <w:sz w:val="32"/>
          <w:cs/>
        </w:rPr>
        <w:t>ระบบจัดการห้องสมุดมีฟังก์ชั่นพื้นฐานทั้งหมด 1</w:t>
      </w:r>
      <w:r w:rsidR="00D00B8B" w:rsidRPr="00781F02">
        <w:rPr>
          <w:rFonts w:ascii="TH Sarabun New" w:hAnsi="TH Sarabun New" w:hint="cs"/>
          <w:sz w:val="32"/>
          <w:cs/>
        </w:rPr>
        <w:t>4</w:t>
      </w:r>
      <w:r w:rsidRPr="00781F02">
        <w:rPr>
          <w:rFonts w:ascii="TH Sarabun New" w:hAnsi="TH Sarabun New" w:hint="cs"/>
          <w:sz w:val="32"/>
          <w:cs/>
        </w:rPr>
        <w:t xml:space="preserve"> ฟังก์ชั่น เช่น</w:t>
      </w:r>
    </w:p>
    <w:p w14:paraId="480C34A0" w14:textId="631CBF49" w:rsidR="00135EB1" w:rsidRPr="00781F02" w:rsidRDefault="00135EB1" w:rsidP="009423D3">
      <w:pPr>
        <w:spacing w:line="240" w:lineRule="auto"/>
        <w:ind w:left="1440" w:firstLine="403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>1. เพิ่มหนังสือ</w:t>
      </w:r>
    </w:p>
    <w:p w14:paraId="749CADF2" w14:textId="03ECC2AB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2. แก้ใขหนังสือ</w:t>
      </w:r>
    </w:p>
    <w:p w14:paraId="41BDE904" w14:textId="60E32D36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3. แสดงหนังสือทั้งหมด</w:t>
      </w:r>
    </w:p>
    <w:p w14:paraId="2809BCE8" w14:textId="2CF4D085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4. ลบหนังสือ</w:t>
      </w:r>
    </w:p>
    <w:p w14:paraId="22892BCD" w14:textId="46F05336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5. กลับไปที่เมนู</w:t>
      </w:r>
    </w:p>
    <w:p w14:paraId="33B61312" w14:textId="0CB510BE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6. เพิ่มสมาชิก</w:t>
      </w:r>
    </w:p>
    <w:p w14:paraId="3B4C2EA8" w14:textId="4817719B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D00B8B" w:rsidRPr="00781F02">
        <w:rPr>
          <w:rFonts w:ascii="TH Sarabun New" w:hAnsi="TH Sarabun New" w:hint="cs"/>
          <w:sz w:val="32"/>
          <w:cs/>
        </w:rPr>
        <w:t xml:space="preserve">      </w:t>
      </w:r>
      <w:r w:rsidRPr="00781F02">
        <w:rPr>
          <w:rFonts w:ascii="TH Sarabun New" w:hAnsi="TH Sarabun New" w:hint="cs"/>
          <w:sz w:val="32"/>
          <w:cs/>
        </w:rPr>
        <w:t>7. ลบสมาชิก</w:t>
      </w:r>
    </w:p>
    <w:p w14:paraId="3203EE30" w14:textId="0E6873F5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D00B8B" w:rsidRPr="00781F02">
        <w:rPr>
          <w:rFonts w:ascii="TH Sarabun New" w:hAnsi="TH Sarabun New" w:hint="cs"/>
          <w:sz w:val="32"/>
          <w:cs/>
        </w:rPr>
        <w:t xml:space="preserve">      </w:t>
      </w:r>
      <w:r w:rsidRPr="00781F02">
        <w:rPr>
          <w:rFonts w:ascii="TH Sarabun New" w:hAnsi="TH Sarabun New" w:hint="cs"/>
          <w:sz w:val="32"/>
          <w:cs/>
        </w:rPr>
        <w:t>8.</w:t>
      </w:r>
      <w:r w:rsidR="00D00B8B" w:rsidRPr="00781F02">
        <w:rPr>
          <w:rFonts w:ascii="TH Sarabun New" w:hAnsi="TH Sarabun New" w:hint="cs"/>
          <w:sz w:val="32"/>
          <w:cs/>
        </w:rPr>
        <w:t xml:space="preserve"> แก้ใขสมาชิก</w:t>
      </w:r>
    </w:p>
    <w:p w14:paraId="0D89B868" w14:textId="1F9AAF18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9. แสดงสมาชิกทั้งหมด</w:t>
      </w:r>
    </w:p>
    <w:p w14:paraId="6FE89318" w14:textId="6686A851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lastRenderedPageBreak/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10. ยืมหนังสือ</w:t>
      </w:r>
    </w:p>
    <w:p w14:paraId="6DB0EE63" w14:textId="3B555A1C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11. คืนหนังสือ</w:t>
      </w:r>
    </w:p>
    <w:p w14:paraId="37A768D3" w14:textId="64382623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12. ดูประวัติทั้งหมด</w:t>
      </w:r>
    </w:p>
    <w:p w14:paraId="219BE267" w14:textId="25E0E67A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13. สร้างรายงาน</w:t>
      </w:r>
    </w:p>
    <w:p w14:paraId="4EE0E441" w14:textId="7F099AD0" w:rsidR="00527338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14. ออกจากโปรแกรม</w:t>
      </w:r>
    </w:p>
    <w:p w14:paraId="42D10597" w14:textId="5222AF6F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1.2.2  </w:t>
      </w:r>
      <w:r w:rsidRPr="00781F02">
        <w:rPr>
          <w:rFonts w:ascii="TH Sarabun New" w:hAnsi="TH Sarabun New"/>
          <w:sz w:val="32"/>
          <w:cs/>
        </w:rPr>
        <w:t>ระบบจัดการห้องสมุด</w:t>
      </w:r>
      <w:r w:rsidRPr="00781F02">
        <w:rPr>
          <w:rFonts w:ascii="TH Sarabun New" w:hAnsi="TH Sarabun New" w:hint="cs"/>
          <w:sz w:val="32"/>
          <w:cs/>
        </w:rPr>
        <w:t>ประกอบด้วย 4 ไฟล์ ได้แก่</w:t>
      </w:r>
    </w:p>
    <w:p w14:paraId="467397D0" w14:textId="6A6B730C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1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แฟ้มข้อมูลหนังสือ </w:t>
      </w:r>
      <w:r w:rsidRPr="00781F02">
        <w:rPr>
          <w:rFonts w:ascii="TH Sarabun New" w:hAnsi="TH Sarabun New"/>
          <w:sz w:val="32"/>
        </w:rPr>
        <w:t>books.dat</w:t>
      </w:r>
    </w:p>
    <w:p w14:paraId="5B93E3C6" w14:textId="0535055F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2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แฟ้มข้อมูลสมาชิก </w:t>
      </w:r>
      <w:r w:rsidRPr="00781F02">
        <w:rPr>
          <w:rFonts w:ascii="TH Sarabun New" w:hAnsi="TH Sarabun New"/>
          <w:sz w:val="32"/>
        </w:rPr>
        <w:t>members.dat</w:t>
      </w:r>
    </w:p>
    <w:p w14:paraId="5395FB45" w14:textId="337814C2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3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แฟ้มข้อมูลการยืม-คืน </w:t>
      </w:r>
      <w:r w:rsidRPr="00781F02">
        <w:rPr>
          <w:rFonts w:ascii="TH Sarabun New" w:hAnsi="TH Sarabun New"/>
          <w:sz w:val="32"/>
        </w:rPr>
        <w:t>lendings.dat</w:t>
      </w:r>
    </w:p>
    <w:p w14:paraId="4D6B76E3" w14:textId="4C73B2A3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</w:rPr>
        <w:tab/>
      </w:r>
      <w:r w:rsidRPr="00781F02">
        <w:rPr>
          <w:rFonts w:ascii="TH Sarabun New" w:hAnsi="TH Sarabun New"/>
          <w:sz w:val="32"/>
        </w:rPr>
        <w:tab/>
        <w:t xml:space="preserve">       4. </w:t>
      </w:r>
      <w:r w:rsidRPr="00781F02">
        <w:rPr>
          <w:rFonts w:ascii="TH Sarabun New" w:hAnsi="TH Sarabun New"/>
          <w:sz w:val="32"/>
          <w:cs/>
        </w:rPr>
        <w:t xml:space="preserve">ไฟล์ </w:t>
      </w:r>
      <w:r w:rsidRPr="00781F02">
        <w:rPr>
          <w:rFonts w:ascii="TH Sarabun New" w:hAnsi="TH Sarabun New"/>
          <w:sz w:val="32"/>
        </w:rPr>
        <w:t>library_report.txt</w:t>
      </w:r>
    </w:p>
    <w:p w14:paraId="5DEDB573" w14:textId="77777777" w:rsidR="00B162EA" w:rsidRPr="00781F02" w:rsidRDefault="00B162EA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</w:rPr>
        <w:tab/>
        <w:t xml:space="preserve">       1.2.3 </w:t>
      </w:r>
      <w:r w:rsidRPr="00781F02">
        <w:rPr>
          <w:rFonts w:ascii="TH Sarabun New" w:hAnsi="TH Sarabun New"/>
          <w:sz w:val="32"/>
          <w:cs/>
        </w:rPr>
        <w:t>ระบบจัดการห้องสมุดมีการจัดเก็บ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ข้อมูลสรุปสถานะล่าสุดของห้องสมุด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ลงในไฟล์ข้อความ (</w:t>
      </w:r>
      <w:r w:rsidRPr="00781F02">
        <w:rPr>
          <w:rFonts w:ascii="TH Sarabun New" w:hAnsi="TH Sarabun New"/>
          <w:sz w:val="32"/>
        </w:rPr>
        <w:t xml:space="preserve">Text File) </w:t>
      </w:r>
      <w:r w:rsidRPr="00781F02">
        <w:rPr>
          <w:rFonts w:ascii="TH Sarabun New" w:hAnsi="TH Sarabun New"/>
          <w:sz w:val="32"/>
          <w:cs/>
        </w:rPr>
        <w:t>ชื่อ</w:t>
      </w:r>
      <w:r w:rsidRPr="00781F02">
        <w:rPr>
          <w:rFonts w:ascii="TH Sarabun New" w:hAnsi="TH Sarabun New"/>
          <w:sz w:val="32"/>
        </w:rPr>
        <w:t xml:space="preserve"> library_report.txt </w:t>
      </w:r>
      <w:r w:rsidRPr="00781F02">
        <w:rPr>
          <w:rFonts w:ascii="TH Sarabun New" w:hAnsi="TH Sarabun New"/>
          <w:sz w:val="32"/>
          <w:cs/>
        </w:rPr>
        <w:t>โดยมีรายละเอียดดังนี้:</w:t>
      </w:r>
    </w:p>
    <w:p w14:paraId="0356E562" w14:textId="7DE96405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1.2.3.1 </w:t>
      </w:r>
      <w:r w:rsidRPr="00B162EA">
        <w:rPr>
          <w:rFonts w:ascii="TH Sarabun New" w:hAnsi="TH Sarabun New"/>
          <w:sz w:val="32"/>
          <w:cs/>
        </w:rPr>
        <w:t>ข้อมูลที่บันทึกในไฟล์รายงาน</w:t>
      </w:r>
    </w:p>
    <w:p w14:paraId="37AA8398" w14:textId="63D949D0" w:rsidR="00B162EA" w:rsidRPr="00B162EA" w:rsidRDefault="00B162EA" w:rsidP="009423D3">
      <w:pPr>
        <w:spacing w:line="240" w:lineRule="auto"/>
        <w:ind w:left="108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     1.2.3.2 </w:t>
      </w:r>
      <w:r w:rsidRPr="00B162EA">
        <w:rPr>
          <w:rFonts w:ascii="TH Sarabun New" w:hAnsi="TH Sarabun New"/>
          <w:sz w:val="32"/>
          <w:cs/>
        </w:rPr>
        <w:t>ข้อมูลหนังสือทั้งหมด เช่น รหัสหนังสือ ชื่อหนังสือ และจำนวนเล่มที่มีอยู่</w:t>
      </w:r>
    </w:p>
    <w:p w14:paraId="23873164" w14:textId="3C83FCE1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1.2.3.3 </w:t>
      </w:r>
      <w:r w:rsidRPr="00B162EA">
        <w:rPr>
          <w:rFonts w:ascii="TH Sarabun New" w:hAnsi="TH Sarabun New"/>
          <w:sz w:val="32"/>
          <w:cs/>
        </w:rPr>
        <w:t>ข้อมูลสมาชิกทั้งหมด เช่น รหัสสมาชิก และชื่อ-สกุล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 w:hint="cs"/>
          <w:sz w:val="32"/>
          <w:cs/>
        </w:rPr>
        <w:t>เบอร์โทร</w:t>
      </w:r>
    </w:p>
    <w:p w14:paraId="147E94A2" w14:textId="0335698E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1.2.3.4 </w:t>
      </w:r>
      <w:r w:rsidRPr="00B162EA">
        <w:rPr>
          <w:rFonts w:ascii="TH Sarabun New" w:hAnsi="TH Sarabun New"/>
          <w:sz w:val="32"/>
          <w:cs/>
        </w:rPr>
        <w:t>ข้อมูลการยืม-คืนทั้งหมด เช่น รหัสการยืม รหัสหนังสือ รหัสสมาชิก วันที่ยืม และวันที่คืน</w:t>
      </w:r>
    </w:p>
    <w:p w14:paraId="2B956347" w14:textId="0420F4F2" w:rsidR="00527338" w:rsidRPr="00781F02" w:rsidRDefault="00B162EA" w:rsidP="009423D3">
      <w:pPr>
        <w:pStyle w:val="Heading2"/>
        <w:spacing w:line="240" w:lineRule="auto"/>
        <w:rPr>
          <w:cs/>
        </w:rPr>
      </w:pPr>
      <w:bookmarkStart w:id="10" w:name="_Toc210379703"/>
      <w:bookmarkStart w:id="11" w:name="_Toc210387073"/>
      <w:r w:rsidRPr="00781F02">
        <w:rPr>
          <w:cs/>
        </w:rPr>
        <w:t>ประโยชน์ที่ได้รับ</w:t>
      </w:r>
      <w:bookmarkEnd w:id="10"/>
      <w:bookmarkEnd w:id="11"/>
      <w:r w:rsidRPr="00781F02">
        <w:rPr>
          <w:cs/>
        </w:rPr>
        <w:tab/>
      </w:r>
    </w:p>
    <w:p w14:paraId="11E23029" w14:textId="0D8D30D3" w:rsidR="00527338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1.3.1  </w:t>
      </w:r>
      <w:r w:rsidRPr="00781F02">
        <w:rPr>
          <w:rFonts w:ascii="TH Sarabun New" w:hAnsi="TH Sarabun New"/>
          <w:sz w:val="32"/>
          <w:cs/>
        </w:rPr>
        <w:t>ช่วยให้สามารถจัดการข้อมูลหนังสือและสมาชิกได้อย่างสะดวก รวดเร็ว และแม่นยำ</w:t>
      </w:r>
    </w:p>
    <w:p w14:paraId="71E54BD2" w14:textId="60921042" w:rsidR="00781F02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1.3.2  </w:t>
      </w:r>
      <w:r w:rsidRPr="00781F02">
        <w:rPr>
          <w:rFonts w:ascii="TH Sarabun New" w:hAnsi="TH Sarabun New"/>
          <w:sz w:val="32"/>
          <w:cs/>
        </w:rPr>
        <w:t xml:space="preserve">ฝึกทักษะการเขียนโปรแกรมภาษา </w:t>
      </w:r>
      <w:r w:rsidRPr="00781F02">
        <w:rPr>
          <w:rFonts w:ascii="TH Sarabun New" w:hAnsi="TH Sarabun New"/>
          <w:sz w:val="32"/>
        </w:rPr>
        <w:t xml:space="preserve">Python </w:t>
      </w:r>
      <w:r w:rsidRPr="00781F02">
        <w:rPr>
          <w:rFonts w:ascii="TH Sarabun New" w:hAnsi="TH Sarabun New"/>
          <w:sz w:val="32"/>
          <w:cs/>
        </w:rPr>
        <w:t xml:space="preserve">สำหรับระบบจัดการข้อมูลแบบ </w:t>
      </w:r>
      <w:r w:rsidRPr="00781F02">
        <w:rPr>
          <w:rFonts w:ascii="TH Sarabun New" w:hAnsi="TH Sarabun New"/>
          <w:sz w:val="32"/>
        </w:rPr>
        <w:t>Command-Line Interface (CLI)</w:t>
      </w:r>
    </w:p>
    <w:p w14:paraId="6F6DA499" w14:textId="6A4CB319" w:rsidR="00781F02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1.3.3  </w:t>
      </w:r>
      <w:r w:rsidRPr="00781F02">
        <w:rPr>
          <w:rFonts w:ascii="TH Sarabun New" w:hAnsi="TH Sarabun New"/>
          <w:sz w:val="32"/>
          <w:cs/>
        </w:rPr>
        <w:t>เข้าใจหลักการ</w:t>
      </w:r>
      <w:r w:rsidRPr="00781F02">
        <w:rPr>
          <w:rFonts w:ascii="TH Sarabun New" w:hAnsi="TH Sarabun New"/>
          <w:sz w:val="32"/>
        </w:rPr>
        <w:t xml:space="preserve"> CRUD (Create, Read, Update, Delete) </w:t>
      </w:r>
      <w:r w:rsidRPr="00781F02">
        <w:rPr>
          <w:rFonts w:ascii="TH Sarabun New" w:hAnsi="TH Sarabun New"/>
          <w:sz w:val="32"/>
          <w:cs/>
        </w:rPr>
        <w:t>และการจัดการข้อมูลใน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ไฟล์ไบนารี (</w:t>
      </w:r>
      <w:r w:rsidRPr="00781F02">
        <w:rPr>
          <w:rFonts w:ascii="TH Sarabun New" w:hAnsi="TH Sarabun New"/>
          <w:sz w:val="32"/>
        </w:rPr>
        <w:t>Binary File)</w:t>
      </w:r>
    </w:p>
    <w:p w14:paraId="4341C844" w14:textId="0C7B3025" w:rsidR="00781F02" w:rsidRPr="00781F02" w:rsidRDefault="00781F02" w:rsidP="009423D3">
      <w:pPr>
        <w:pStyle w:val="Heading2"/>
        <w:spacing w:line="240" w:lineRule="auto"/>
      </w:pPr>
      <w:bookmarkStart w:id="12" w:name="_Toc210379704"/>
      <w:bookmarkStart w:id="13" w:name="_Toc210387074"/>
      <w:r w:rsidRPr="00781F02">
        <w:rPr>
          <w:cs/>
        </w:rPr>
        <w:t>เครื่องมือที่คาดว่าจะต้องใช้</w:t>
      </w:r>
      <w:bookmarkEnd w:id="12"/>
      <w:bookmarkEnd w:id="13"/>
    </w:p>
    <w:p w14:paraId="55890AC5" w14:textId="624F8F07" w:rsidR="00291C95" w:rsidRDefault="00781F02" w:rsidP="009423D3">
      <w:pPr>
        <w:spacing w:line="240" w:lineRule="auto"/>
        <w:rPr>
          <w:rFonts w:ascii="TH Sarabun New" w:hAnsi="TH Sarabun New"/>
          <w:sz w:val="32"/>
          <w:cs/>
        </w:rPr>
        <w:sectPr w:rsidR="00291C95"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81F02">
        <w:rPr>
          <w:rFonts w:ascii="TH Sarabun New" w:hAnsi="TH Sarabun New"/>
          <w:b/>
          <w:bCs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1.4.1  โปรแกรม </w:t>
      </w:r>
      <w:r w:rsidRPr="00781F02">
        <w:rPr>
          <w:rFonts w:ascii="TH Sarabun New" w:hAnsi="TH Sarabun New"/>
          <w:sz w:val="32"/>
        </w:rPr>
        <w:t>Visual Studio Co</w:t>
      </w:r>
      <w:r w:rsidR="00336919">
        <w:rPr>
          <w:rFonts w:ascii="TH Sarabun New" w:hAnsi="TH Sarabun New"/>
          <w:sz w:val="32"/>
        </w:rPr>
        <w:t>de</w:t>
      </w:r>
    </w:p>
    <w:p w14:paraId="6DFDAF25" w14:textId="5E8A269A" w:rsidR="00781F02" w:rsidRPr="00AE4695" w:rsidRDefault="00AE4695" w:rsidP="009423D3">
      <w:pPr>
        <w:pStyle w:val="Heading1"/>
        <w:spacing w:line="240" w:lineRule="auto"/>
      </w:pPr>
      <w:r>
        <w:rPr>
          <w:b/>
          <w:sz w:val="32"/>
          <w:szCs w:val="32"/>
          <w:cs/>
        </w:rPr>
        <w:lastRenderedPageBreak/>
        <w:br/>
      </w:r>
      <w:bookmarkStart w:id="14" w:name="_Toc210379705"/>
      <w:bookmarkStart w:id="15" w:name="_Toc210387075"/>
      <w:r w:rsidR="00781F02" w:rsidRPr="00AE4695">
        <w:rPr>
          <w:b/>
          <w:sz w:val="32"/>
          <w:szCs w:val="32"/>
          <w:cs/>
        </w:rPr>
        <w:t>ระบบจัดการห้องสมุด</w:t>
      </w:r>
      <w:bookmarkEnd w:id="14"/>
      <w:bookmarkEnd w:id="15"/>
    </w:p>
    <w:p w14:paraId="26C20E21" w14:textId="3AA60CFA" w:rsidR="00781F02" w:rsidRPr="00781F02" w:rsidRDefault="00781F02" w:rsidP="009423D3">
      <w:pPr>
        <w:pStyle w:val="Heading2"/>
        <w:spacing w:line="240" w:lineRule="auto"/>
      </w:pPr>
      <w:bookmarkStart w:id="16" w:name="_Toc210379706"/>
      <w:bookmarkStart w:id="17" w:name="_Toc210387076"/>
      <w:r w:rsidRPr="00781F02">
        <w:rPr>
          <w:cs/>
        </w:rPr>
        <w:t xml:space="preserve">แฟ้มข้อมูลหนังสือ </w:t>
      </w:r>
      <w:r w:rsidRPr="00781F02">
        <w:t>books.dat</w:t>
      </w:r>
      <w:bookmarkEnd w:id="16"/>
      <w:bookmarkEnd w:id="17"/>
    </w:p>
    <w:p w14:paraId="16951998" w14:textId="5B2DD973" w:rsid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</w:r>
      <w:r w:rsidRPr="00781F02">
        <w:rPr>
          <w:rFonts w:ascii="TH Sarabun New" w:hAnsi="TH Sarabun New"/>
          <w:sz w:val="32"/>
        </w:rPr>
        <w:t xml:space="preserve">      </w:t>
      </w: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แฟ้มนี้ใช้จัดเก็บข้อมูลเกี่ยวกับหนังสือทั้งหมดในห้องสมุด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ของหนังสือมีโครงสร้างดังนี้: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11F4" w14:paraId="0F484B79" w14:textId="77777777" w:rsidTr="001E11F4">
        <w:tc>
          <w:tcPr>
            <w:tcW w:w="2254" w:type="dxa"/>
          </w:tcPr>
          <w:p w14:paraId="7DEAAC73" w14:textId="66B25781" w:rsidR="001E11F4" w:rsidRPr="001E11F4" w:rsidRDefault="001E11F4" w:rsidP="009423D3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2EE6C265" w14:textId="01333D46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65BC7807" w14:textId="561590BE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0A558E7F" w14:textId="3B1878DA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1E11F4" w14:paraId="44336106" w14:textId="77777777" w:rsidTr="001E11F4">
        <w:tc>
          <w:tcPr>
            <w:tcW w:w="2254" w:type="dxa"/>
          </w:tcPr>
          <w:p w14:paraId="6384104F" w14:textId="3E97E834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5C729F1C" w14:textId="49BC0D2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344ECB0A" w14:textId="7EEDF9ED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4DD01E9E" w14:textId="1F18CDF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1E11F4" w14:paraId="6BFCC106" w14:textId="77777777" w:rsidTr="001E11F4">
        <w:tc>
          <w:tcPr>
            <w:tcW w:w="2254" w:type="dxa"/>
          </w:tcPr>
          <w:p w14:paraId="021E03EB" w14:textId="4C570D5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book_id</w:t>
            </w:r>
          </w:p>
        </w:tc>
        <w:tc>
          <w:tcPr>
            <w:tcW w:w="2254" w:type="dxa"/>
          </w:tcPr>
          <w:p w14:paraId="5488EE97" w14:textId="042267F3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2435F4BF" w14:textId="0A99EAD8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44FAFE5B" w14:textId="21A9949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1001</w:t>
            </w:r>
          </w:p>
        </w:tc>
      </w:tr>
      <w:tr w:rsidR="001E11F4" w14:paraId="4521137A" w14:textId="77777777" w:rsidTr="001E11F4">
        <w:tc>
          <w:tcPr>
            <w:tcW w:w="2254" w:type="dxa"/>
          </w:tcPr>
          <w:p w14:paraId="5A85E675" w14:textId="069885CF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isbn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E11F4" w:rsidRPr="001E11F4" w14:paraId="4B40787B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C1A0BF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</w:p>
              </w:tc>
            </w:tr>
          </w:tbl>
          <w:p w14:paraId="035AF043" w14:textId="77777777" w:rsidR="001E11F4" w:rsidRPr="001E11F4" w:rsidRDefault="001E11F4" w:rsidP="009423D3">
            <w:pPr>
              <w:jc w:val="center"/>
              <w:rPr>
                <w:rFonts w:ascii="TH Sarabun New" w:hAnsi="TH Sarabun New"/>
                <w:vanish/>
                <w:sz w:val="32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1E11F4" w:rsidRPr="001E11F4" w14:paraId="27AEA120" w14:textId="77777777" w:rsidTr="001E11F4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2BFEB31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  <w:r w:rsidRPr="001E11F4">
                    <w:rPr>
                      <w:rFonts w:ascii="TH Sarabun New" w:hAnsi="TH Sarabun New"/>
                      <w:sz w:val="32"/>
                    </w:rPr>
                    <w:t>string</w:t>
                  </w:r>
                </w:p>
              </w:tc>
            </w:tr>
          </w:tbl>
          <w:p w14:paraId="5DE70A44" w14:textId="7777777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</w:p>
        </w:tc>
        <w:tc>
          <w:tcPr>
            <w:tcW w:w="2254" w:type="dxa"/>
          </w:tcPr>
          <w:p w14:paraId="0381C4E6" w14:textId="342A0E2D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16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E11F4" w:rsidRPr="001E11F4" w14:paraId="08864858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F74105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</w:p>
              </w:tc>
            </w:tr>
          </w:tbl>
          <w:p w14:paraId="2291FE2F" w14:textId="77777777" w:rsidR="001E11F4" w:rsidRPr="001E11F4" w:rsidRDefault="001E11F4" w:rsidP="009423D3">
            <w:pPr>
              <w:jc w:val="center"/>
              <w:rPr>
                <w:rFonts w:ascii="TH Sarabun New" w:hAnsi="TH Sarabun New"/>
                <w:vanish/>
                <w:sz w:val="3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2"/>
            </w:tblGrid>
            <w:tr w:rsidR="001E11F4" w:rsidRPr="001E11F4" w14:paraId="52517CBC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D11CFA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  <w:r w:rsidRPr="001E11F4">
                    <w:rPr>
                      <w:rFonts w:ascii="TH Sarabun New" w:hAnsi="TH Sarabun New"/>
                      <w:sz w:val="32"/>
                    </w:rPr>
                    <w:t>'978-0134685991'</w:t>
                  </w:r>
                </w:p>
              </w:tc>
            </w:tr>
          </w:tbl>
          <w:p w14:paraId="246B5824" w14:textId="7777777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</w:p>
        </w:tc>
      </w:tr>
      <w:tr w:rsidR="001E11F4" w14:paraId="7B3BA1AF" w14:textId="77777777" w:rsidTr="001E11F4">
        <w:tc>
          <w:tcPr>
            <w:tcW w:w="2254" w:type="dxa"/>
          </w:tcPr>
          <w:p w14:paraId="20F50437" w14:textId="564B7D3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title</w:t>
            </w:r>
          </w:p>
        </w:tc>
        <w:tc>
          <w:tcPr>
            <w:tcW w:w="2254" w:type="dxa"/>
          </w:tcPr>
          <w:p w14:paraId="72AF8419" w14:textId="0F65630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526BB648" w14:textId="387B8B16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128</w:t>
            </w:r>
          </w:p>
        </w:tc>
        <w:tc>
          <w:tcPr>
            <w:tcW w:w="2254" w:type="dxa"/>
          </w:tcPr>
          <w:p w14:paraId="093CC419" w14:textId="73C4BB2C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 xml:space="preserve">'Python </w:t>
            </w:r>
            <w:r w:rsidRPr="001E11F4">
              <w:rPr>
                <w:rFonts w:ascii="TH Sarabun New" w:hAnsi="TH Sarabun New"/>
                <w:sz w:val="32"/>
                <w:cs/>
              </w:rPr>
              <w:t>เบื้องต้น</w:t>
            </w:r>
            <w:r w:rsidRPr="001E11F4">
              <w:rPr>
                <w:rFonts w:ascii="TH Sarabun New" w:hAnsi="TH Sarabun New"/>
                <w:sz w:val="32"/>
              </w:rPr>
              <w:t>'</w:t>
            </w:r>
          </w:p>
        </w:tc>
      </w:tr>
      <w:tr w:rsidR="001E11F4" w14:paraId="676D7EC0" w14:textId="77777777" w:rsidTr="001E11F4">
        <w:tc>
          <w:tcPr>
            <w:tcW w:w="2254" w:type="dxa"/>
          </w:tcPr>
          <w:p w14:paraId="39B6B607" w14:textId="303E20D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author</w:t>
            </w:r>
          </w:p>
        </w:tc>
        <w:tc>
          <w:tcPr>
            <w:tcW w:w="2254" w:type="dxa"/>
          </w:tcPr>
          <w:p w14:paraId="31720356" w14:textId="3F951FC5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7DF6B715" w14:textId="175885E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64</w:t>
            </w:r>
          </w:p>
        </w:tc>
        <w:tc>
          <w:tcPr>
            <w:tcW w:w="2254" w:type="dxa"/>
          </w:tcPr>
          <w:p w14:paraId="7CDA8D59" w14:textId="75A9181F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'</w:t>
            </w:r>
            <w:r w:rsidRPr="001E11F4">
              <w:rPr>
                <w:rFonts w:ascii="TH Sarabun New" w:hAnsi="TH Sarabun New"/>
                <w:sz w:val="32"/>
                <w:cs/>
              </w:rPr>
              <w:t>สุกัญญา มาพระยืน</w:t>
            </w:r>
            <w:r w:rsidRPr="001E11F4">
              <w:rPr>
                <w:rFonts w:ascii="TH Sarabun New" w:hAnsi="TH Sarabun New"/>
                <w:sz w:val="32"/>
              </w:rPr>
              <w:t>'</w:t>
            </w:r>
          </w:p>
        </w:tc>
      </w:tr>
      <w:tr w:rsidR="001E11F4" w14:paraId="750392F1" w14:textId="77777777" w:rsidTr="001E11F4">
        <w:tc>
          <w:tcPr>
            <w:tcW w:w="2254" w:type="dxa"/>
          </w:tcPr>
          <w:p w14:paraId="6EA4697C" w14:textId="51E08961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quantity</w:t>
            </w:r>
          </w:p>
        </w:tc>
        <w:tc>
          <w:tcPr>
            <w:tcW w:w="2254" w:type="dxa"/>
          </w:tcPr>
          <w:p w14:paraId="346F9CCE" w14:textId="31F17E64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short</w:t>
            </w:r>
          </w:p>
        </w:tc>
        <w:tc>
          <w:tcPr>
            <w:tcW w:w="2254" w:type="dxa"/>
          </w:tcPr>
          <w:p w14:paraId="38DF4DE6" w14:textId="3A14A0C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2254" w:type="dxa"/>
          </w:tcPr>
          <w:p w14:paraId="69BC39D5" w14:textId="44694AFC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5</w:t>
            </w:r>
          </w:p>
        </w:tc>
      </w:tr>
    </w:tbl>
    <w:p w14:paraId="4F500004" w14:textId="63B6A989" w:rsidR="00AC6425" w:rsidRDefault="003C770C" w:rsidP="009423D3">
      <w:pPr>
        <w:pStyle w:val="a1"/>
        <w:spacing w:line="240" w:lineRule="auto"/>
      </w:pPr>
      <w:bookmarkStart w:id="18" w:name="_Toc210372847"/>
      <w:r>
        <w:rPr>
          <w:cs/>
        </w:rPr>
        <w:t xml:space="preserve">ตารางที่  </w:t>
      </w:r>
      <w:r w:rsidRPr="00A55554">
        <w:rPr>
          <w:b/>
          <w:bCs w:val="0"/>
        </w:rPr>
        <w:fldChar w:fldCharType="begin"/>
      </w:r>
      <w:r w:rsidRPr="00A55554">
        <w:rPr>
          <w:b/>
          <w:bCs w:val="0"/>
        </w:rPr>
        <w:instrText xml:space="preserve"> STYLEREF 1 \s </w:instrText>
      </w:r>
      <w:r w:rsidRPr="00A55554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 w:rsidRPr="00A55554">
        <w:rPr>
          <w:b/>
          <w:bCs w:val="0"/>
          <w:noProof/>
        </w:rPr>
        <w:fldChar w:fldCharType="end"/>
      </w:r>
      <w:r w:rsidRPr="00A55554">
        <w:rPr>
          <w:b/>
          <w:bCs w:val="0"/>
          <w:cs/>
        </w:rPr>
        <w:t>.</w:t>
      </w:r>
      <w:r w:rsidRPr="00A55554">
        <w:rPr>
          <w:b/>
          <w:bCs w:val="0"/>
        </w:rPr>
        <w:fldChar w:fldCharType="begin"/>
      </w:r>
      <w:r w:rsidRPr="00A55554">
        <w:rPr>
          <w:b/>
          <w:bCs w:val="0"/>
        </w:rPr>
        <w:instrText xml:space="preserve"> SEQ </w:instrText>
      </w:r>
      <w:r w:rsidRPr="00A55554">
        <w:rPr>
          <w:b/>
          <w:bCs w:val="0"/>
          <w:cs/>
        </w:rPr>
        <w:instrText>ตารางที่</w:instrText>
      </w:r>
      <w:r w:rsidRPr="00A55554">
        <w:rPr>
          <w:b/>
          <w:bCs w:val="0"/>
        </w:rPr>
        <w:instrText xml:space="preserve">_ \* ARABIC \s 1 </w:instrText>
      </w:r>
      <w:r w:rsidRPr="00A55554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</w:t>
      </w:r>
      <w:r w:rsidRPr="00A55554">
        <w:rPr>
          <w:b/>
          <w:bCs w:val="0"/>
          <w:noProof/>
        </w:rPr>
        <w:fldChar w:fldCharType="end"/>
      </w:r>
      <w:r>
        <w:rPr>
          <w:rFonts w:hint="cs"/>
          <w:cs/>
        </w:rPr>
        <w:t xml:space="preserve"> </w:t>
      </w:r>
      <w:r w:rsidR="00AC6425" w:rsidRPr="00A55554">
        <w:rPr>
          <w:bCs w:val="0"/>
          <w:cs/>
        </w:rPr>
        <w:t>แฟ้มข้อมูลหนังสือ</w:t>
      </w:r>
      <w:bookmarkEnd w:id="18"/>
    </w:p>
    <w:p w14:paraId="7CC6182E" w14:textId="537BD118" w:rsidR="001E11F4" w:rsidRDefault="001E11F4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  <w:cs/>
        </w:rPr>
        <w:tab/>
      </w:r>
      <w:r w:rsidRPr="001E11F4">
        <w:rPr>
          <w:rFonts w:ascii="TH Sarabun New" w:hAnsi="TH Sarabun New" w:hint="cs"/>
          <w:sz w:val="32"/>
          <w:cs/>
        </w:rPr>
        <w:t xml:space="preserve">       2.1.1 </w:t>
      </w:r>
      <w:r w:rsidRPr="001E11F4">
        <w:rPr>
          <w:rFonts w:ascii="TH Sarabun New" w:hAnsi="TH Sarabun New"/>
          <w:sz w:val="32"/>
        </w:rPr>
        <w:t>is_active</w:t>
      </w:r>
      <w:r w:rsidR="00C82DAA">
        <w:rPr>
          <w:rFonts w:ascii="TH Sarabun New" w:hAnsi="TH Sarabun New" w:hint="cs"/>
          <w:sz w:val="32"/>
          <w:cs/>
        </w:rPr>
        <w:t xml:space="preserve"> </w:t>
      </w:r>
      <w:r w:rsidR="00C82DAA" w:rsidRPr="00C82DAA">
        <w:rPr>
          <w:rFonts w:ascii="TH Sarabun New" w:hAnsi="TH Sarabun New"/>
          <w:sz w:val="32"/>
          <w:cs/>
        </w:rPr>
        <w:t>สถานะ</w:t>
      </w:r>
      <w:r w:rsidR="00C82DAA">
        <w:rPr>
          <w:rFonts w:ascii="TH Sarabun New" w:hAnsi="TH Sarabun New" w:hint="cs"/>
          <w:sz w:val="32"/>
          <w:cs/>
        </w:rPr>
        <w:t xml:space="preserve"> </w:t>
      </w:r>
    </w:p>
    <w:p w14:paraId="5ED9C3AC" w14:textId="2F0EBE67" w:rsidR="00C82DAA" w:rsidRDefault="00C82DAA" w:rsidP="009423D3">
      <w:pPr>
        <w:spacing w:line="240" w:lineRule="auto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</w:t>
      </w:r>
      <w:r w:rsidRPr="00C82DAA">
        <w:rPr>
          <w:rFonts w:ascii="TH Sarabun New" w:hAnsi="TH Sarabun New"/>
          <w:sz w:val="32"/>
          <w:cs/>
        </w:rPr>
        <w:t>ใช้ตรวจสอบว่าหนังสือยังใช้งานอยู่หรือถูกลบ เพื่อให้โปรแกรมไม่แสดงหรือให้ยืมหนังสือที่ถูกลบแล้ว</w:t>
      </w:r>
      <w:r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>ตัวอย่าง:</w:t>
      </w:r>
      <w:r w:rsidRPr="00C82DAA">
        <w:rPr>
          <w:rFonts w:ascii="TH Sarabun New" w:hAnsi="TH Sarabun New"/>
          <w:sz w:val="32"/>
        </w:rPr>
        <w:t xml:space="preserve"> </w:t>
      </w:r>
      <w:r w:rsidRPr="00C82DAA">
        <w:rPr>
          <w:rFonts w:ascii="TH Sarabun New" w:hAnsi="TH Sarabun New"/>
          <w:sz w:val="32"/>
          <w:cs/>
        </w:rPr>
        <w:t>หนังสือ “</w:t>
      </w:r>
      <w:r w:rsidRPr="00C82DAA">
        <w:rPr>
          <w:rFonts w:ascii="TH Sarabun New" w:hAnsi="TH Sarabun New"/>
          <w:sz w:val="32"/>
        </w:rPr>
        <w:t xml:space="preserve">Python </w:t>
      </w:r>
      <w:r w:rsidRPr="00C82DAA">
        <w:rPr>
          <w:rFonts w:ascii="TH Sarabun New" w:hAnsi="TH Sarabun New"/>
          <w:sz w:val="32"/>
          <w:cs/>
        </w:rPr>
        <w:t xml:space="preserve">เบื้องต้น” ถูกลบ </w:t>
      </w:r>
      <w:r w:rsidRPr="00C82DAA">
        <w:rPr>
          <w:rFonts w:ascii="TH Sarabun New" w:hAnsi="TH Sarabun New"/>
          <w:sz w:val="32"/>
        </w:rPr>
        <w:t xml:space="preserve">is_active = 'D'  </w:t>
      </w:r>
      <w:r w:rsidRPr="00C82DAA">
        <w:rPr>
          <w:rFonts w:ascii="TH Sarabun New" w:hAnsi="TH Sarabun New"/>
          <w:sz w:val="32"/>
          <w:cs/>
        </w:rPr>
        <w:t>เมนูค้นหาหนังสือจะไม่แสดงรายการนี้</w:t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</w:t>
      </w:r>
    </w:p>
    <w:p w14:paraId="0E9B8C67" w14:textId="43809827" w:rsidR="00C82DAA" w:rsidRDefault="00C82DAA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2.1.2 </w:t>
      </w:r>
      <w:r w:rsidRPr="00C82DAA">
        <w:rPr>
          <w:rFonts w:ascii="TH Sarabun New" w:hAnsi="TH Sarabun New"/>
          <w:sz w:val="32"/>
        </w:rPr>
        <w:t>book_id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รหัสหนังสือ</w:t>
      </w:r>
    </w:p>
    <w:p w14:paraId="35C829C5" w14:textId="3BC5D1CF" w:rsidR="00C82DAA" w:rsidRPr="00C82DA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 w:rsidRPr="00C82DAA">
        <w:rPr>
          <w:rFonts w:ascii="TH Sarabun New" w:hAnsi="TH Sarabun New" w:hint="cs"/>
          <w:sz w:val="32"/>
          <w:cs/>
        </w:rPr>
        <w:t xml:space="preserve">    </w:t>
      </w:r>
      <w:r w:rsidRPr="00C82DAA">
        <w:rPr>
          <w:rFonts w:ascii="TH Sarabun New" w:hAnsi="TH Sarabun New"/>
          <w:sz w:val="32"/>
          <w:cs/>
        </w:rPr>
        <w:t>ใช้ระบุเอกลักษณ์ของหนังสือแต่ละเล่ม ใช้ค้นหา แก้ไข หรือลบ</w:t>
      </w:r>
      <w:r w:rsidRPr="00C82DAA"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>ตัวอย่าง:</w:t>
      </w:r>
      <w:r w:rsidRPr="00C82DAA">
        <w:rPr>
          <w:rFonts w:ascii="TH Sarabun New" w:hAnsi="TH Sarabun New"/>
          <w:sz w:val="32"/>
        </w:rPr>
        <w:t xml:space="preserve"> book_id = 1001  </w:t>
      </w:r>
      <w:r w:rsidRPr="00C82DAA">
        <w:rPr>
          <w:rFonts w:ascii="TH Sarabun New" w:hAnsi="TH Sarabun New"/>
          <w:sz w:val="32"/>
          <w:cs/>
        </w:rPr>
        <w:t>ใช้ค้นหาหนังสือ “</w:t>
      </w:r>
      <w:r w:rsidRPr="00C82DAA">
        <w:rPr>
          <w:rFonts w:ascii="TH Sarabun New" w:hAnsi="TH Sarabun New"/>
          <w:sz w:val="32"/>
        </w:rPr>
        <w:t xml:space="preserve">Python </w:t>
      </w:r>
      <w:r w:rsidRPr="00C82DAA">
        <w:rPr>
          <w:rFonts w:ascii="TH Sarabun New" w:hAnsi="TH Sarabun New"/>
          <w:sz w:val="32"/>
          <w:cs/>
        </w:rPr>
        <w:t>เบื้องต้น” เพื่อแก้ไขจำนวนเล่ม</w:t>
      </w:r>
    </w:p>
    <w:p w14:paraId="04F82430" w14:textId="70F76773" w:rsidR="00C82DAA" w:rsidRDefault="00C82DAA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2.2.3 </w:t>
      </w:r>
      <w:r w:rsidRPr="00C82DAA">
        <w:rPr>
          <w:rFonts w:ascii="TH Sarabun New" w:hAnsi="TH Sarabun New"/>
          <w:sz w:val="32"/>
        </w:rPr>
        <w:t>isbn</w:t>
      </w:r>
      <w:r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 xml:space="preserve">รหัส </w:t>
      </w:r>
      <w:r w:rsidRPr="00C82DAA">
        <w:rPr>
          <w:rFonts w:ascii="TH Sarabun New" w:hAnsi="TH Sarabun New"/>
          <w:sz w:val="32"/>
        </w:rPr>
        <w:t>ISBN</w:t>
      </w:r>
    </w:p>
    <w:p w14:paraId="26FADB38" w14:textId="5118B432" w:rsidR="00C82DAA" w:rsidRPr="0033477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 </w:t>
      </w:r>
      <w:r w:rsidR="0033477A" w:rsidRPr="0033477A">
        <w:rPr>
          <w:rFonts w:ascii="TH Sarabun New" w:hAnsi="TH Sarabun New"/>
          <w:sz w:val="32"/>
          <w:cs/>
        </w:rPr>
        <w:t>ใช้ตรวจสอบและค้นหาหนังสือตามรหัสมาตรฐาน</w:t>
      </w:r>
      <w:r w:rsidR="0033477A" w:rsidRPr="0033477A">
        <w:rPr>
          <w:rFonts w:ascii="TH Sarabun New" w:hAnsi="TH Sarabun New" w:hint="cs"/>
          <w:sz w:val="32"/>
          <w:cs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ตัวอย่าง:</w:t>
      </w:r>
      <w:r w:rsidR="0033477A" w:rsidRPr="0033477A">
        <w:rPr>
          <w:rFonts w:ascii="TH Sarabun New" w:hAnsi="TH Sarabun New"/>
          <w:sz w:val="32"/>
        </w:rPr>
        <w:t xml:space="preserve"> isbn = "978-616-182-012-3"  </w:t>
      </w:r>
      <w:r w:rsidR="0033477A" w:rsidRPr="0033477A">
        <w:rPr>
          <w:rFonts w:ascii="TH Sarabun New" w:hAnsi="TH Sarabun New"/>
          <w:sz w:val="32"/>
          <w:cs/>
        </w:rPr>
        <w:t>ระบบค้นหาหนังสือโดยตรงโดยไม่ต้องพิมพ์ชื่อ</w:t>
      </w:r>
    </w:p>
    <w:p w14:paraId="576C3F3C" w14:textId="39B63E4F" w:rsidR="00C82DAA" w:rsidRDefault="00C82DAA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2.2.4 </w:t>
      </w:r>
      <w:r w:rsidRPr="00C82DAA">
        <w:rPr>
          <w:rFonts w:ascii="TH Sarabun New" w:hAnsi="TH Sarabun New"/>
          <w:sz w:val="32"/>
        </w:rPr>
        <w:t>title</w:t>
      </w:r>
      <w:r>
        <w:rPr>
          <w:rFonts w:ascii="TH Sarabun New" w:hAnsi="TH Sarabun New"/>
          <w:sz w:val="32"/>
        </w:rPr>
        <w:t xml:space="preserve"> </w:t>
      </w:r>
      <w:r w:rsidRPr="00C82DAA">
        <w:rPr>
          <w:rFonts w:ascii="TH Sarabun New" w:hAnsi="TH Sarabun New"/>
          <w:sz w:val="32"/>
          <w:cs/>
        </w:rPr>
        <w:t>ชื่อหนังสือ</w:t>
      </w:r>
      <w:r>
        <w:rPr>
          <w:rFonts w:ascii="TH Sarabun New" w:hAnsi="TH Sarabun New" w:hint="cs"/>
          <w:sz w:val="32"/>
          <w:cs/>
        </w:rPr>
        <w:t xml:space="preserve"> </w:t>
      </w:r>
    </w:p>
    <w:p w14:paraId="19ABC7EA" w14:textId="0C4232A5" w:rsidR="00C82DA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</w:t>
      </w:r>
      <w:r w:rsidR="0033477A" w:rsidRPr="0033477A">
        <w:rPr>
          <w:rFonts w:ascii="TH Sarabun New" w:hAnsi="TH Sarabun New"/>
          <w:sz w:val="32"/>
          <w:cs/>
        </w:rPr>
        <w:t>ใช้แสดงชื่อหนังสือและค้นหา</w:t>
      </w:r>
      <w:r w:rsidR="0033477A" w:rsidRPr="0033477A">
        <w:rPr>
          <w:rFonts w:ascii="TH Sarabun New" w:hAnsi="TH Sarabun New" w:hint="cs"/>
          <w:sz w:val="32"/>
          <w:cs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ตัวอย่าง:</w:t>
      </w:r>
      <w:r w:rsidR="0033477A" w:rsidRPr="0033477A">
        <w:rPr>
          <w:rFonts w:ascii="TH Sarabun New" w:hAnsi="TH Sarabun New"/>
          <w:sz w:val="32"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ผู้ใช้พิมพ์ “</w:t>
      </w:r>
      <w:r w:rsidR="0033477A" w:rsidRPr="0033477A">
        <w:rPr>
          <w:rFonts w:ascii="TH Sarabun New" w:hAnsi="TH Sarabun New"/>
          <w:sz w:val="32"/>
        </w:rPr>
        <w:t xml:space="preserve">Python” </w:t>
      </w:r>
      <w:r w:rsidR="0033477A" w:rsidRPr="0033477A">
        <w:rPr>
          <w:rFonts w:ascii="Arial" w:hAnsi="Arial" w:cs="Arial"/>
          <w:sz w:val="32"/>
        </w:rPr>
        <w:t>→</w:t>
      </w:r>
      <w:r w:rsidR="0033477A" w:rsidRPr="0033477A">
        <w:rPr>
          <w:rFonts w:ascii="TH Sarabun New" w:hAnsi="TH Sarabun New"/>
          <w:sz w:val="32"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ระบบแสดงหนังสือที่ชื่อมีคำว่า “</w:t>
      </w:r>
      <w:r w:rsidR="0033477A" w:rsidRPr="0033477A">
        <w:rPr>
          <w:rFonts w:ascii="TH Sarabun New" w:hAnsi="TH Sarabun New"/>
          <w:sz w:val="32"/>
        </w:rPr>
        <w:t xml:space="preserve">Python” </w:t>
      </w:r>
      <w:r w:rsidR="0033477A" w:rsidRPr="0033477A">
        <w:rPr>
          <w:rFonts w:ascii="TH Sarabun New" w:hAnsi="TH Sarabun New"/>
          <w:sz w:val="32"/>
          <w:cs/>
        </w:rPr>
        <w:t>ทั้งหมด</w:t>
      </w:r>
    </w:p>
    <w:p w14:paraId="552AF9FF" w14:textId="42A049CB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2.2.5 </w:t>
      </w:r>
      <w:r w:rsidRPr="0033477A">
        <w:rPr>
          <w:rFonts w:ascii="TH Sarabun New" w:hAnsi="TH Sarabun New"/>
          <w:sz w:val="32"/>
        </w:rPr>
        <w:t>author</w:t>
      </w:r>
      <w:r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>ชื่อผู้แต่ง</w:t>
      </w:r>
    </w:p>
    <w:p w14:paraId="1306326B" w14:textId="515BFD7E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lastRenderedPageBreak/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</w:t>
      </w:r>
      <w:r w:rsidRPr="0033477A">
        <w:rPr>
          <w:rFonts w:ascii="TH Sarabun New" w:hAnsi="TH Sarabun New"/>
          <w:sz w:val="32"/>
          <w:cs/>
        </w:rPr>
        <w:t>ใช้ค้นหาและแสดงข้อมูลผู้แต่ง</w:t>
      </w:r>
      <w:r w:rsidRPr="0033477A">
        <w:rPr>
          <w:rFonts w:ascii="TH Sarabun New" w:hAnsi="TH Sarabun New" w:hint="cs"/>
          <w:sz w:val="32"/>
          <w:cs/>
        </w:rPr>
        <w:t xml:space="preserve"> </w:t>
      </w:r>
      <w:r w:rsidRPr="0033477A">
        <w:rPr>
          <w:rFonts w:ascii="TH Sarabun New" w:hAnsi="TH Sarabun New"/>
          <w:sz w:val="32"/>
          <w:cs/>
        </w:rPr>
        <w:t>ตัวอย่าง</w:t>
      </w:r>
      <w:r w:rsidRPr="0033477A">
        <w:rPr>
          <w:rFonts w:ascii="TH Sarabun New" w:hAnsi="TH Sarabun New"/>
          <w:b/>
          <w:bCs/>
          <w:sz w:val="32"/>
          <w:cs/>
        </w:rPr>
        <w:t>:</w:t>
      </w:r>
      <w:r w:rsidRPr="0033477A"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 xml:space="preserve">ผู้ใช้ค้นหา </w:t>
      </w:r>
      <w:r w:rsidRPr="0033477A">
        <w:rPr>
          <w:rFonts w:ascii="TH Sarabun New" w:hAnsi="TH Sarabun New"/>
          <w:sz w:val="32"/>
        </w:rPr>
        <w:t>author = “</w:t>
      </w:r>
      <w:r w:rsidRPr="0033477A">
        <w:rPr>
          <w:rFonts w:ascii="TH Sarabun New" w:hAnsi="TH Sarabun New"/>
          <w:sz w:val="32"/>
          <w:cs/>
        </w:rPr>
        <w:t xml:space="preserve">สุกัญญา มาพระยืน”  </w:t>
      </w:r>
      <w:r w:rsidRPr="0033477A">
        <w:rPr>
          <w:rFonts w:ascii="TH Sarabun New" w:hAnsi="TH Sarabun New" w:hint="cs"/>
          <w:sz w:val="32"/>
          <w:cs/>
        </w:rPr>
        <w:t>ระบบแสดงหนังสือทุกเล่มที่ผู้แต่งคนนี้เขีย</w:t>
      </w:r>
      <w:r w:rsidRPr="0033477A">
        <w:rPr>
          <w:rFonts w:ascii="TH Sarabun New" w:hAnsi="TH Sarabun New"/>
          <w:sz w:val="32"/>
          <w:cs/>
        </w:rPr>
        <w:t>น</w:t>
      </w:r>
    </w:p>
    <w:p w14:paraId="3C7CDAA0" w14:textId="5F9B02C2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2.2.6 </w:t>
      </w:r>
      <w:r w:rsidRPr="0033477A">
        <w:rPr>
          <w:rFonts w:ascii="TH Sarabun New" w:hAnsi="TH Sarabun New"/>
          <w:sz w:val="32"/>
        </w:rPr>
        <w:t>quantity</w:t>
      </w:r>
      <w:r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>จำนวนเล่ม</w:t>
      </w:r>
    </w:p>
    <w:p w14:paraId="5413DE37" w14:textId="7B8720C9" w:rsidR="0033477A" w:rsidRPr="001E11F4" w:rsidRDefault="0033477A" w:rsidP="009423D3">
      <w:pPr>
        <w:spacing w:line="240" w:lineRule="auto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</w:t>
      </w:r>
      <w:r w:rsidRPr="0033477A">
        <w:rPr>
          <w:rFonts w:ascii="TH Sarabun New" w:hAnsi="TH Sarabun New"/>
          <w:sz w:val="32"/>
          <w:cs/>
        </w:rPr>
        <w:t>ใช้ตรวจสอบจำนวนหนังสือในสต็อกก่อนให้ยืม และคำนวณจำนวนหลังยืม/คืน</w:t>
      </w:r>
      <w:r w:rsidRPr="0033477A">
        <w:rPr>
          <w:rFonts w:ascii="TH Sarabun New" w:hAnsi="TH Sarabun New"/>
          <w:sz w:val="32"/>
        </w:rPr>
        <w:br/>
      </w:r>
      <w:r w:rsidRPr="0033477A">
        <w:rPr>
          <w:rFonts w:ascii="TH Sarabun New" w:hAnsi="TH Sarabun New"/>
          <w:sz w:val="32"/>
          <w:cs/>
        </w:rPr>
        <w:t>ตัวอย่าง:</w:t>
      </w:r>
      <w:r w:rsidRPr="0033477A">
        <w:rPr>
          <w:rFonts w:ascii="TH Sarabun New" w:hAnsi="TH Sarabun New"/>
          <w:sz w:val="32"/>
        </w:rPr>
        <w:t xml:space="preserve"> quantity = 5  </w:t>
      </w:r>
      <w:r w:rsidRPr="0033477A">
        <w:rPr>
          <w:rFonts w:ascii="TH Sarabun New" w:hAnsi="TH Sarabun New"/>
          <w:sz w:val="32"/>
          <w:cs/>
        </w:rPr>
        <w:t xml:space="preserve">สมาชิกยืม </w:t>
      </w:r>
      <w:r w:rsidRPr="0033477A">
        <w:rPr>
          <w:rFonts w:ascii="TH Sarabun New" w:hAnsi="TH Sarabun New"/>
          <w:sz w:val="32"/>
        </w:rPr>
        <w:t xml:space="preserve">1 </w:t>
      </w:r>
      <w:r w:rsidRPr="0033477A">
        <w:rPr>
          <w:rFonts w:ascii="TH Sarabun New" w:hAnsi="TH Sarabun New"/>
          <w:sz w:val="32"/>
          <w:cs/>
        </w:rPr>
        <w:t xml:space="preserve">เล่ม  </w:t>
      </w:r>
      <w:r w:rsidRPr="0033477A">
        <w:rPr>
          <w:rFonts w:ascii="TH Sarabun New" w:hAnsi="TH Sarabun New"/>
          <w:sz w:val="32"/>
        </w:rPr>
        <w:t xml:space="preserve">quantity </w:t>
      </w:r>
      <w:r w:rsidRPr="0033477A">
        <w:rPr>
          <w:rFonts w:ascii="TH Sarabun New" w:hAnsi="TH Sarabun New"/>
          <w:sz w:val="32"/>
          <w:cs/>
        </w:rPr>
        <w:t xml:space="preserve">ลดเหลือ </w:t>
      </w:r>
      <w:r w:rsidRPr="0033477A">
        <w:rPr>
          <w:rFonts w:ascii="TH Sarabun New" w:hAnsi="TH Sarabun New"/>
          <w:sz w:val="32"/>
        </w:rPr>
        <w:t>4</w:t>
      </w:r>
    </w:p>
    <w:p w14:paraId="65563AC2" w14:textId="14F3B887" w:rsidR="00781F02" w:rsidRDefault="00781F02" w:rsidP="009423D3">
      <w:pPr>
        <w:pStyle w:val="Heading2"/>
        <w:spacing w:line="240" w:lineRule="auto"/>
      </w:pPr>
      <w:r w:rsidRPr="00781F02">
        <w:rPr>
          <w:cs/>
        </w:rPr>
        <w:t xml:space="preserve"> </w:t>
      </w:r>
      <w:bookmarkStart w:id="19" w:name="_Toc210379707"/>
      <w:bookmarkStart w:id="20" w:name="_Toc210387077"/>
      <w:r w:rsidRPr="00781F02">
        <w:rPr>
          <w:cs/>
        </w:rPr>
        <w:t xml:space="preserve">แฟ้มข้อมูลสมาชิก </w:t>
      </w:r>
      <w:r w:rsidRPr="00781F02">
        <w:t>members.dat</w:t>
      </w:r>
      <w:bookmarkEnd w:id="19"/>
      <w:bookmarkEnd w:id="20"/>
    </w:p>
    <w:p w14:paraId="0FFB865B" w14:textId="066ACABE" w:rsidR="003F67F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</w:t>
      </w:r>
      <w:r>
        <w:rPr>
          <w:rFonts w:ascii="TH Sarabun New" w:hAnsi="TH Sarabun New" w:hint="cs"/>
          <w:sz w:val="32"/>
          <w:cs/>
        </w:rPr>
        <w:t>ข้อมูลสมาชิก</w:t>
      </w:r>
      <w:r w:rsidRPr="00781F02">
        <w:rPr>
          <w:rFonts w:ascii="TH Sarabun New" w:hAnsi="TH Sarabun New"/>
          <w:sz w:val="32"/>
          <w:cs/>
        </w:rPr>
        <w:t>ทั้งหมด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โครงสร้างดังนี้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477A" w14:paraId="6889417D" w14:textId="77777777" w:rsidTr="0033477A">
        <w:tc>
          <w:tcPr>
            <w:tcW w:w="2254" w:type="dxa"/>
          </w:tcPr>
          <w:p w14:paraId="6F191E48" w14:textId="61501326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31AB92EA" w14:textId="57FB7CAF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1E2FDE12" w14:textId="65EB2448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2D6721D2" w14:textId="08DBCEC7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33477A" w14:paraId="19974B7A" w14:textId="77777777" w:rsidTr="0033477A">
        <w:tc>
          <w:tcPr>
            <w:tcW w:w="2254" w:type="dxa"/>
          </w:tcPr>
          <w:p w14:paraId="74A24E32" w14:textId="370E05DA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119EC2B0" w14:textId="50D5937F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129F8A6B" w14:textId="45F15C98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0D8DF25B" w14:textId="65E304F0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33477A" w14:paraId="12377841" w14:textId="77777777" w:rsidTr="0033477A">
        <w:tc>
          <w:tcPr>
            <w:tcW w:w="2254" w:type="dxa"/>
          </w:tcPr>
          <w:p w14:paraId="5C37468F" w14:textId="78A63C1C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/>
                <w:sz w:val="32"/>
              </w:rPr>
              <w:t>member</w:t>
            </w:r>
            <w:r w:rsidRPr="001E11F4">
              <w:rPr>
                <w:rFonts w:ascii="TH Sarabun New" w:hAnsi="TH Sarabun New"/>
                <w:sz w:val="32"/>
              </w:rPr>
              <w:t>_id</w:t>
            </w:r>
          </w:p>
        </w:tc>
        <w:tc>
          <w:tcPr>
            <w:tcW w:w="2254" w:type="dxa"/>
          </w:tcPr>
          <w:p w14:paraId="4F9AC17A" w14:textId="46844CEB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EFD43E0" w14:textId="577A0018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5521F16B" w14:textId="6244FFD5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2001</w:t>
            </w:r>
          </w:p>
        </w:tc>
      </w:tr>
      <w:tr w:rsidR="0033477A" w14:paraId="403C3DB9" w14:textId="77777777" w:rsidTr="0033477A">
        <w:tc>
          <w:tcPr>
            <w:tcW w:w="2254" w:type="dxa"/>
          </w:tcPr>
          <w:p w14:paraId="750D1C0B" w14:textId="2809C6F6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n</w:t>
            </w:r>
            <w:r w:rsidRPr="0033477A">
              <w:rPr>
                <w:rFonts w:ascii="TH Sarabun New" w:hAnsi="TH Sarabun New"/>
                <w:sz w:val="32"/>
              </w:rPr>
              <w:t>ame</w:t>
            </w:r>
          </w:p>
        </w:tc>
        <w:tc>
          <w:tcPr>
            <w:tcW w:w="2254" w:type="dxa"/>
          </w:tcPr>
          <w:p w14:paraId="12F9C850" w14:textId="5E6F7CD7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13865159" w14:textId="23E85192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64</w:t>
            </w:r>
          </w:p>
        </w:tc>
        <w:tc>
          <w:tcPr>
            <w:tcW w:w="2254" w:type="dxa"/>
          </w:tcPr>
          <w:p w14:paraId="22EB8439" w14:textId="3FCB1526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'</w:t>
            </w:r>
            <w:r w:rsidRPr="0033477A">
              <w:rPr>
                <w:rFonts w:ascii="TH Sarabun New" w:hAnsi="TH Sarabun New"/>
                <w:sz w:val="32"/>
                <w:cs/>
              </w:rPr>
              <w:t>สุกัญญา มาพระยืน</w:t>
            </w:r>
            <w:r w:rsidRPr="0033477A">
              <w:rPr>
                <w:rFonts w:ascii="TH Sarabun New" w:hAnsi="TH Sarabun New"/>
                <w:sz w:val="32"/>
              </w:rPr>
              <w:t>'</w:t>
            </w:r>
          </w:p>
        </w:tc>
      </w:tr>
      <w:tr w:rsidR="0033477A" w14:paraId="22672E1C" w14:textId="77777777" w:rsidTr="0033477A">
        <w:tc>
          <w:tcPr>
            <w:tcW w:w="2254" w:type="dxa"/>
          </w:tcPr>
          <w:p w14:paraId="6218B2D4" w14:textId="0B62868E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phone</w:t>
            </w:r>
          </w:p>
        </w:tc>
        <w:tc>
          <w:tcPr>
            <w:tcW w:w="2254" w:type="dxa"/>
          </w:tcPr>
          <w:p w14:paraId="689159F0" w14:textId="05B683F7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number</w:t>
            </w:r>
          </w:p>
        </w:tc>
        <w:tc>
          <w:tcPr>
            <w:tcW w:w="2254" w:type="dxa"/>
          </w:tcPr>
          <w:p w14:paraId="2B342DBF" w14:textId="3CE8761C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16</w:t>
            </w:r>
          </w:p>
        </w:tc>
        <w:tc>
          <w:tcPr>
            <w:tcW w:w="2254" w:type="dxa"/>
          </w:tcPr>
          <w:p w14:paraId="0BCBBEE6" w14:textId="7826AE19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011-1111-1111</w:t>
            </w:r>
          </w:p>
        </w:tc>
      </w:tr>
    </w:tbl>
    <w:p w14:paraId="434A6164" w14:textId="196AC7C3" w:rsidR="003C770C" w:rsidRPr="003C770C" w:rsidRDefault="003C770C" w:rsidP="009423D3">
      <w:pPr>
        <w:pStyle w:val="a1"/>
        <w:spacing w:line="240" w:lineRule="auto"/>
      </w:pPr>
      <w:bookmarkStart w:id="21" w:name="_Toc210372848"/>
      <w:r w:rsidRPr="003C770C">
        <w:rPr>
          <w:cs/>
        </w:rPr>
        <w:t xml:space="preserve">ตารางที่ 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</w:instrText>
      </w:r>
      <w:r>
        <w:rPr>
          <w:b/>
          <w:bCs w:val="0"/>
          <w:cs/>
        </w:rPr>
        <w:instrText>ตารางที่</w:instrText>
      </w:r>
      <w:r>
        <w:rPr>
          <w:b/>
          <w:bCs w:val="0"/>
        </w:rPr>
        <w:instrText xml:space="preserve">_ \* ARABIC \s 1 </w:instrText>
      </w:r>
      <w:r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>
        <w:rPr>
          <w:b/>
          <w:bCs w:val="0"/>
        </w:rPr>
        <w:fldChar w:fldCharType="end"/>
      </w:r>
      <w:r w:rsidRPr="003C770C">
        <w:rPr>
          <w:cs/>
        </w:rPr>
        <w:t xml:space="preserve"> </w:t>
      </w:r>
      <w:r w:rsidRPr="003C770C">
        <w:rPr>
          <w:b/>
          <w:bCs w:val="0"/>
          <w:cs/>
        </w:rPr>
        <w:t>แฟ้มข้อมูลสมาชิก</w:t>
      </w:r>
      <w:bookmarkEnd w:id="21"/>
    </w:p>
    <w:p w14:paraId="233C249E" w14:textId="0842A5C0" w:rsidR="0033477A" w:rsidRDefault="0072741A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2.2.1</w:t>
      </w:r>
      <w:r>
        <w:rPr>
          <w:rFonts w:ascii="TH Sarabun New" w:hAnsi="TH Sarabun New"/>
          <w:sz w:val="32"/>
        </w:rPr>
        <w:t xml:space="preserve"> </w:t>
      </w:r>
      <w:r w:rsidR="007A1639" w:rsidRPr="007A1639">
        <w:rPr>
          <w:rFonts w:ascii="TH Sarabun New" w:hAnsi="TH Sarabun New"/>
          <w:sz w:val="32"/>
        </w:rPr>
        <w:t>is_active</w:t>
      </w:r>
      <w:r w:rsidR="007A1639">
        <w:rPr>
          <w:rFonts w:ascii="TH Sarabun New" w:hAnsi="TH Sarabun New"/>
          <w:sz w:val="32"/>
        </w:rPr>
        <w:t xml:space="preserve"> </w:t>
      </w:r>
      <w:r w:rsidR="007A1639" w:rsidRPr="007A1639">
        <w:rPr>
          <w:rFonts w:ascii="TH Sarabun New" w:hAnsi="TH Sarabun New"/>
          <w:sz w:val="32"/>
          <w:cs/>
        </w:rPr>
        <w:t>สถานะสมาชิก</w:t>
      </w:r>
    </w:p>
    <w:p w14:paraId="2FE7672D" w14:textId="4F5F10D2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ตรวจสอบว่าสมาชิกยังใช้งานอยู่หรือถูกลบ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ตัวอย่าง:</w:t>
      </w:r>
      <w:r w:rsidRPr="007A1639">
        <w:rPr>
          <w:rFonts w:ascii="TH Sarabun New" w:hAnsi="TH Sarabun New"/>
          <w:sz w:val="32"/>
        </w:rPr>
        <w:t xml:space="preserve"> member_id = 2003, is_active = 'D'  </w:t>
      </w:r>
      <w:r w:rsidRPr="007A1639">
        <w:rPr>
          <w:rFonts w:ascii="TH Sarabun New" w:hAnsi="TH Sarabun New"/>
          <w:sz w:val="32"/>
          <w:cs/>
        </w:rPr>
        <w:t>ระบบปฏิเสธการยืมหนังสือ</w:t>
      </w:r>
    </w:p>
    <w:p w14:paraId="32646EC5" w14:textId="7BD90E00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2 </w:t>
      </w:r>
      <w:r w:rsidRPr="007A1639">
        <w:rPr>
          <w:rFonts w:ascii="TH Sarabun New" w:hAnsi="TH Sarabun New"/>
          <w:sz w:val="32"/>
        </w:rPr>
        <w:t>member_id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รหัสสมาชิก</w:t>
      </w:r>
    </w:p>
    <w:p w14:paraId="6D186BFE" w14:textId="77FA10AF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ใช้ระบุสมาชิกแต่ละคนไม่ซ้ำกัน ใช้ค้นหา แก้ไข หรือลบ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ตัวอย่าง:</w:t>
      </w:r>
      <w:r w:rsidRPr="007A1639">
        <w:rPr>
          <w:rFonts w:ascii="TH Sarabun New" w:hAnsi="TH Sarabun New"/>
          <w:sz w:val="32"/>
        </w:rPr>
        <w:t xml:space="preserve"> member_id = 2001  </w:t>
      </w:r>
      <w:r w:rsidRPr="007A1639">
        <w:rPr>
          <w:rFonts w:ascii="TH Sarabun New" w:hAnsi="TH Sarabun New"/>
          <w:sz w:val="32"/>
          <w:cs/>
        </w:rPr>
        <w:t>ระบบเรียกดูชื่อสมาชิก = “สุกัญญา มาพระยืน”</w:t>
      </w:r>
    </w:p>
    <w:p w14:paraId="4B506B0E" w14:textId="35BB4A26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3 </w:t>
      </w:r>
      <w:r w:rsidRPr="007A1639">
        <w:rPr>
          <w:rFonts w:ascii="TH Sarabun New" w:hAnsi="TH Sarabun New"/>
          <w:sz w:val="32"/>
        </w:rPr>
        <w:t>name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ชื่อ-สกุลสมาชิก</w:t>
      </w:r>
    </w:p>
    <w:p w14:paraId="34F0D0B9" w14:textId="77777777" w:rsidR="007A1639" w:rsidRPr="007A1639" w:rsidRDefault="007A1639" w:rsidP="009423D3">
      <w:pPr>
        <w:spacing w:line="240" w:lineRule="auto"/>
        <w:ind w:firstLine="113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1639" w:rsidRPr="007A1639" w14:paraId="07A92766" w14:textId="77777777" w:rsidTr="007A16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41869" w14:textId="025982B8" w:rsidR="007A1639" w:rsidRPr="007A1639" w:rsidRDefault="007A1639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  <w:r w:rsidRPr="007A1639">
              <w:rPr>
                <w:rFonts w:ascii="TH Sarabun New" w:hAnsi="TH Sarabun New"/>
                <w:sz w:val="32"/>
                <w:cs/>
              </w:rPr>
              <w:t>แสดงชื่อสมาชิกและค้นหา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7A1639">
              <w:rPr>
                <w:rFonts w:ascii="TH Sarabun New" w:hAnsi="TH Sarabun New"/>
                <w:sz w:val="32"/>
                <w:cs/>
              </w:rPr>
              <w:t>ตัวอย่าง:</w:t>
            </w:r>
            <w:r w:rsidRPr="007A1639">
              <w:rPr>
                <w:rFonts w:ascii="TH Sarabun New" w:hAnsi="TH Sarabun New"/>
                <w:sz w:val="32"/>
              </w:rPr>
              <w:t xml:space="preserve"> </w:t>
            </w:r>
            <w:r w:rsidRPr="007A1639">
              <w:rPr>
                <w:rFonts w:ascii="TH Sarabun New" w:hAnsi="TH Sarabun New"/>
                <w:sz w:val="32"/>
                <w:cs/>
              </w:rPr>
              <w:t xml:space="preserve">ผู้ใช้ค้นหาชื่อ “สุกัญญา” </w:t>
            </w:r>
            <w:r w:rsidRPr="007A1639">
              <w:rPr>
                <w:rFonts w:ascii="TH Sarabun New" w:hAnsi="TH Sarabun New" w:hint="cs"/>
                <w:sz w:val="32"/>
                <w:cs/>
              </w:rPr>
              <w:t>ระบบแสดงรายละเอียดสมาชิกและประวัติการยืม</w:t>
            </w:r>
          </w:p>
        </w:tc>
      </w:tr>
    </w:tbl>
    <w:p w14:paraId="17C1CF0A" w14:textId="016B48CE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4 </w:t>
      </w:r>
      <w:r w:rsidRPr="007A1639">
        <w:rPr>
          <w:rFonts w:ascii="TH Sarabun New" w:hAnsi="TH Sarabun New"/>
          <w:sz w:val="32"/>
        </w:rPr>
        <w:t>phone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เบอร์โทรสมาชิก</w:t>
      </w:r>
    </w:p>
    <w:p w14:paraId="3AB6E3D6" w14:textId="224B1AAE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ติดต่อสมาชิกกรณีหนังสือยังไม่คืน</w:t>
      </w:r>
    </w:p>
    <w:p w14:paraId="174E1A5E" w14:textId="77777777" w:rsidR="001E11F4" w:rsidRPr="00781F02" w:rsidRDefault="001E11F4" w:rsidP="009423D3">
      <w:pPr>
        <w:spacing w:line="240" w:lineRule="auto"/>
        <w:rPr>
          <w:rFonts w:ascii="TH Sarabun New" w:hAnsi="TH Sarabun New"/>
          <w:b/>
          <w:bCs/>
          <w:sz w:val="32"/>
          <w:cs/>
        </w:rPr>
      </w:pPr>
    </w:p>
    <w:p w14:paraId="38190DD4" w14:textId="3595B357" w:rsidR="00781F02" w:rsidRDefault="00781F02" w:rsidP="009423D3">
      <w:pPr>
        <w:pStyle w:val="Heading2"/>
        <w:spacing w:line="240" w:lineRule="auto"/>
      </w:pPr>
      <w:bookmarkStart w:id="22" w:name="_Toc210379708"/>
      <w:bookmarkStart w:id="23" w:name="_Toc210387078"/>
      <w:r w:rsidRPr="00781F02">
        <w:rPr>
          <w:cs/>
        </w:rPr>
        <w:lastRenderedPageBreak/>
        <w:t xml:space="preserve">แฟ้มข้อมูลการยืม-คืน </w:t>
      </w:r>
      <w:r w:rsidRPr="00781F02">
        <w:t>lendings.dat</w:t>
      </w:r>
      <w:bookmarkEnd w:id="22"/>
      <w:bookmarkEnd w:id="23"/>
    </w:p>
    <w:p w14:paraId="00742960" w14:textId="201F2879" w:rsidR="003F67F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</w:t>
      </w:r>
      <w:r>
        <w:rPr>
          <w:rFonts w:ascii="TH Sarabun New" w:hAnsi="TH Sarabun New" w:hint="cs"/>
          <w:sz w:val="32"/>
          <w:cs/>
        </w:rPr>
        <w:t>การยืม - คืน</w:t>
      </w:r>
      <w:r w:rsidRPr="00781F02">
        <w:rPr>
          <w:rFonts w:ascii="TH Sarabun New" w:hAnsi="TH Sarabun New"/>
          <w:sz w:val="32"/>
          <w:cs/>
        </w:rPr>
        <w:t xml:space="preserve">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โครงสร้างดังนี้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A1639" w14:paraId="348C15CC" w14:textId="77777777" w:rsidTr="007A1639">
        <w:tc>
          <w:tcPr>
            <w:tcW w:w="2254" w:type="dxa"/>
          </w:tcPr>
          <w:p w14:paraId="3DF41947" w14:textId="6A64AEF0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587A8C41" w14:textId="33980D52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70637180" w14:textId="6B43DE59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32063E2D" w14:textId="25B5FB30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7A1639" w14:paraId="5F684BCF" w14:textId="77777777" w:rsidTr="007A1639">
        <w:tc>
          <w:tcPr>
            <w:tcW w:w="2254" w:type="dxa"/>
          </w:tcPr>
          <w:p w14:paraId="7D2CF797" w14:textId="0BD4153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41235CCF" w14:textId="4A8683CC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04AC3BE8" w14:textId="48E2247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5E82EA6D" w14:textId="239D18D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7A1639" w14:paraId="4BDBF8C2" w14:textId="77777777" w:rsidTr="007A1639">
        <w:tc>
          <w:tcPr>
            <w:tcW w:w="2254" w:type="dxa"/>
          </w:tcPr>
          <w:p w14:paraId="3F3139D6" w14:textId="7F9351B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bookmarkStart w:id="24" w:name="_Hlk210322021"/>
            <w:r w:rsidRPr="00C756A2">
              <w:rPr>
                <w:rFonts w:ascii="TH Sarabun New" w:hAnsi="TH Sarabun New"/>
                <w:sz w:val="32"/>
              </w:rPr>
              <w:t>lending_id</w:t>
            </w:r>
            <w:bookmarkEnd w:id="24"/>
          </w:p>
        </w:tc>
        <w:tc>
          <w:tcPr>
            <w:tcW w:w="2254" w:type="dxa"/>
          </w:tcPr>
          <w:p w14:paraId="5E84A753" w14:textId="77292E09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2213FA2A" w14:textId="269F009E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7370DD05" w14:textId="7E1BCBF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3001</w:t>
            </w:r>
          </w:p>
        </w:tc>
      </w:tr>
      <w:tr w:rsidR="007A1639" w14:paraId="43A8F2AD" w14:textId="77777777" w:rsidTr="007A1639">
        <w:tc>
          <w:tcPr>
            <w:tcW w:w="2254" w:type="dxa"/>
          </w:tcPr>
          <w:p w14:paraId="50E312B3" w14:textId="74848DF6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book_id</w:t>
            </w:r>
          </w:p>
        </w:tc>
        <w:tc>
          <w:tcPr>
            <w:tcW w:w="2254" w:type="dxa"/>
          </w:tcPr>
          <w:p w14:paraId="32515045" w14:textId="4299514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481287A" w14:textId="3CE7772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19FAC01E" w14:textId="3440EC50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1002</w:t>
            </w:r>
          </w:p>
        </w:tc>
      </w:tr>
      <w:tr w:rsidR="007A1639" w14:paraId="519BE394" w14:textId="77777777" w:rsidTr="007A1639">
        <w:tc>
          <w:tcPr>
            <w:tcW w:w="2254" w:type="dxa"/>
          </w:tcPr>
          <w:p w14:paraId="43729E08" w14:textId="448AB9AD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member_id</w:t>
            </w:r>
          </w:p>
        </w:tc>
        <w:tc>
          <w:tcPr>
            <w:tcW w:w="2254" w:type="dxa"/>
          </w:tcPr>
          <w:p w14:paraId="1F2561D0" w14:textId="57E50BF3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8263848" w14:textId="16D1FCA4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6D4A2C8C" w14:textId="66E4D894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2001</w:t>
            </w:r>
          </w:p>
        </w:tc>
      </w:tr>
      <w:tr w:rsidR="007A1639" w14:paraId="6FD45282" w14:textId="77777777" w:rsidTr="007A1639">
        <w:tc>
          <w:tcPr>
            <w:tcW w:w="2254" w:type="dxa"/>
          </w:tcPr>
          <w:p w14:paraId="6476942F" w14:textId="2BA84C16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borrow_date</w:t>
            </w:r>
          </w:p>
        </w:tc>
        <w:tc>
          <w:tcPr>
            <w:tcW w:w="2254" w:type="dxa"/>
          </w:tcPr>
          <w:p w14:paraId="341FACBC" w14:textId="720C8522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double</w:t>
            </w:r>
          </w:p>
        </w:tc>
        <w:tc>
          <w:tcPr>
            <w:tcW w:w="2254" w:type="dxa"/>
          </w:tcPr>
          <w:p w14:paraId="3E328416" w14:textId="10D5D647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8</w:t>
            </w:r>
          </w:p>
        </w:tc>
        <w:tc>
          <w:tcPr>
            <w:tcW w:w="2254" w:type="dxa"/>
          </w:tcPr>
          <w:p w14:paraId="33020706" w14:textId="0DB397B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1694332800.0</w:t>
            </w:r>
          </w:p>
        </w:tc>
      </w:tr>
      <w:tr w:rsidR="007A1639" w14:paraId="5CEDD7AF" w14:textId="77777777" w:rsidTr="007A1639">
        <w:tc>
          <w:tcPr>
            <w:tcW w:w="2254" w:type="dxa"/>
          </w:tcPr>
          <w:p w14:paraId="3F6E438E" w14:textId="04731E7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return_date</w:t>
            </w:r>
          </w:p>
        </w:tc>
        <w:tc>
          <w:tcPr>
            <w:tcW w:w="2254" w:type="dxa"/>
          </w:tcPr>
          <w:p w14:paraId="04228205" w14:textId="6B30C42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double</w:t>
            </w:r>
          </w:p>
        </w:tc>
        <w:tc>
          <w:tcPr>
            <w:tcW w:w="2254" w:type="dxa"/>
          </w:tcPr>
          <w:p w14:paraId="3AE2AEB7" w14:textId="768A2C32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8</w:t>
            </w:r>
          </w:p>
        </w:tc>
        <w:tc>
          <w:tcPr>
            <w:tcW w:w="2254" w:type="dxa"/>
          </w:tcPr>
          <w:p w14:paraId="25558576" w14:textId="50909B50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0.0 (</w:t>
            </w:r>
            <w:r w:rsidRPr="00C756A2">
              <w:rPr>
                <w:rFonts w:ascii="TH Sarabun New" w:hAnsi="TH Sarabun New"/>
                <w:sz w:val="32"/>
                <w:cs/>
              </w:rPr>
              <w:t>ยังไม่คืน)</w:t>
            </w:r>
          </w:p>
        </w:tc>
      </w:tr>
    </w:tbl>
    <w:p w14:paraId="39D93EA3" w14:textId="468560CB" w:rsidR="00C756A2" w:rsidRPr="00DC6C24" w:rsidRDefault="003C770C" w:rsidP="009423D3">
      <w:pPr>
        <w:pStyle w:val="a1"/>
        <w:spacing w:line="240" w:lineRule="auto"/>
      </w:pPr>
      <w:bookmarkStart w:id="25" w:name="_Toc210372849"/>
      <w:r>
        <w:rPr>
          <w:cs/>
        </w:rPr>
        <w:t xml:space="preserve">ตารางที่  </w:t>
      </w:r>
      <w:r w:rsidRPr="003C770C">
        <w:rPr>
          <w:b/>
          <w:bCs w:val="0"/>
        </w:rPr>
        <w:fldChar w:fldCharType="begin"/>
      </w:r>
      <w:r w:rsidRPr="003C770C">
        <w:rPr>
          <w:b/>
          <w:bCs w:val="0"/>
        </w:rPr>
        <w:instrText xml:space="preserve"> STYLEREF 1 \s </w:instrText>
      </w:r>
      <w:r w:rsidRPr="003C770C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 w:rsidRPr="003C770C">
        <w:rPr>
          <w:b/>
          <w:bCs w:val="0"/>
        </w:rPr>
        <w:fldChar w:fldCharType="end"/>
      </w:r>
      <w:r w:rsidRPr="003C770C">
        <w:rPr>
          <w:b/>
          <w:bCs w:val="0"/>
        </w:rPr>
        <w:t>.</w:t>
      </w:r>
      <w:r w:rsidRPr="003C770C">
        <w:rPr>
          <w:b/>
          <w:bCs w:val="0"/>
        </w:rPr>
        <w:fldChar w:fldCharType="begin"/>
      </w:r>
      <w:r w:rsidRPr="003C770C">
        <w:rPr>
          <w:b/>
          <w:bCs w:val="0"/>
        </w:rPr>
        <w:instrText xml:space="preserve"> SEQ </w:instrText>
      </w:r>
      <w:r w:rsidRPr="003C770C">
        <w:rPr>
          <w:b/>
          <w:bCs w:val="0"/>
          <w:cs/>
        </w:rPr>
        <w:instrText>ตารางที่</w:instrText>
      </w:r>
      <w:r w:rsidRPr="003C770C">
        <w:rPr>
          <w:b/>
          <w:bCs w:val="0"/>
        </w:rPr>
        <w:instrText xml:space="preserve">_ \* ARABIC \s 1 </w:instrText>
      </w:r>
      <w:r w:rsidRPr="003C770C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Pr="003C770C">
        <w:rPr>
          <w:b/>
          <w:bCs w:val="0"/>
        </w:rPr>
        <w:fldChar w:fldCharType="end"/>
      </w:r>
      <w:r>
        <w:rPr>
          <w:rFonts w:hint="cs"/>
          <w:cs/>
        </w:rPr>
        <w:t xml:space="preserve"> </w:t>
      </w:r>
      <w:r w:rsidR="00C756A2" w:rsidRPr="00DC6C24">
        <w:rPr>
          <w:b/>
          <w:bCs w:val="0"/>
          <w:cs/>
        </w:rPr>
        <w:t>แฟ้มข้อมูลการยืม-คืน</w:t>
      </w:r>
      <w:bookmarkEnd w:id="25"/>
    </w:p>
    <w:p w14:paraId="42CCF4B6" w14:textId="17C67752" w:rsidR="00C756A2" w:rsidRDefault="00C756A2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3</w:t>
      </w:r>
      <w:r w:rsidRPr="0072741A">
        <w:rPr>
          <w:rFonts w:ascii="TH Sarabun New" w:hAnsi="TH Sarabun New"/>
          <w:sz w:val="32"/>
        </w:rPr>
        <w:t>.1</w:t>
      </w:r>
      <w:r>
        <w:rPr>
          <w:rFonts w:ascii="TH Sarabun New" w:hAnsi="TH Sarabun New"/>
          <w:sz w:val="32"/>
        </w:rPr>
        <w:t xml:space="preserve"> </w:t>
      </w:r>
      <w:r w:rsidRPr="007A1639">
        <w:rPr>
          <w:rFonts w:ascii="TH Sarabun New" w:hAnsi="TH Sarabun New"/>
          <w:sz w:val="32"/>
        </w:rPr>
        <w:t>is_active</w:t>
      </w:r>
      <w:r>
        <w:rPr>
          <w:rFonts w:ascii="TH Sarabun New" w:hAnsi="TH Sarabun New"/>
          <w:sz w:val="32"/>
        </w:rPr>
        <w:t xml:space="preserve"> </w:t>
      </w:r>
      <w:r w:rsidRPr="007A1639">
        <w:rPr>
          <w:rFonts w:ascii="TH Sarabun New" w:hAnsi="TH Sarabun New"/>
          <w:sz w:val="32"/>
          <w:cs/>
        </w:rPr>
        <w:t>สถานะสมาชิก</w:t>
      </w:r>
    </w:p>
    <w:p w14:paraId="3E4CDDB3" w14:textId="0FEAF56C" w:rsidR="007A1639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  <w:cs/>
        </w:rPr>
        <w:t xml:space="preserve">ตรวจสอบว่าสมาชิกยังใช้งานอยู่หรือถูกลบ ตัวอย่าง: </w:t>
      </w:r>
      <w:r w:rsidRPr="00C756A2">
        <w:rPr>
          <w:rFonts w:ascii="TH Sarabun New" w:hAnsi="TH Sarabun New"/>
          <w:sz w:val="32"/>
        </w:rPr>
        <w:t xml:space="preserve">member_id = 2003, is_active = 'D'  </w:t>
      </w:r>
      <w:r w:rsidRPr="00C756A2">
        <w:rPr>
          <w:rFonts w:ascii="TH Sarabun New" w:hAnsi="TH Sarabun New"/>
          <w:sz w:val="32"/>
          <w:cs/>
        </w:rPr>
        <w:t>ระบบปฏิเสธการยืมหนังสือ</w:t>
      </w:r>
    </w:p>
    <w:p w14:paraId="01D5148A" w14:textId="0D9D0963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2</w:t>
      </w:r>
      <w:r w:rsidRPr="00C756A2">
        <w:rPr>
          <w:rFonts w:ascii="TH Sarabun New" w:hAnsi="TH Sarabun New"/>
          <w:sz w:val="32"/>
        </w:rPr>
        <w:t xml:space="preserve"> lending_id </w:t>
      </w:r>
      <w:r w:rsidRPr="00C756A2">
        <w:rPr>
          <w:rFonts w:ascii="TH Sarabun New" w:hAnsi="TH Sarabun New"/>
          <w:sz w:val="32"/>
          <w:cs/>
        </w:rPr>
        <w:t>ระบุรายการการยืม</w:t>
      </w:r>
    </w:p>
    <w:p w14:paraId="7D787FA4" w14:textId="49E01E72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  <w:cs/>
        </w:rPr>
        <w:t>ระบุรายการการยืมแต่ละรายการ</w:t>
      </w:r>
      <w:r>
        <w:rPr>
          <w:rFonts w:ascii="TH Sarabun New" w:hAnsi="TH Sarabun New" w:hint="cs"/>
          <w:sz w:val="32"/>
          <w:cs/>
        </w:rPr>
        <w:t xml:space="preserve"> </w:t>
      </w:r>
      <w:r w:rsidRPr="00C756A2">
        <w:rPr>
          <w:rFonts w:ascii="TH Sarabun New" w:hAnsi="TH Sarabun New"/>
          <w:sz w:val="32"/>
          <w:cs/>
        </w:rPr>
        <w:t xml:space="preserve">ตัวอย่าง: </w:t>
      </w:r>
      <w:r w:rsidRPr="00C756A2">
        <w:rPr>
          <w:rFonts w:ascii="TH Sarabun New" w:hAnsi="TH Sarabun New"/>
          <w:sz w:val="32"/>
        </w:rPr>
        <w:t xml:space="preserve">lending_id = 3001  </w:t>
      </w:r>
      <w:r w:rsidRPr="00C756A2">
        <w:rPr>
          <w:rFonts w:ascii="TH Sarabun New" w:hAnsi="TH Sarabun New"/>
          <w:sz w:val="32"/>
          <w:cs/>
        </w:rPr>
        <w:t>ใช้คืนหนังสือ “</w:t>
      </w:r>
      <w:r w:rsidRPr="00C756A2">
        <w:rPr>
          <w:rFonts w:ascii="TH Sarabun New" w:hAnsi="TH Sarabun New"/>
          <w:sz w:val="32"/>
        </w:rPr>
        <w:t xml:space="preserve">Computer Networks” </w:t>
      </w:r>
      <w:r w:rsidRPr="00C756A2">
        <w:rPr>
          <w:rFonts w:ascii="TH Sarabun New" w:hAnsi="TH Sarabun New"/>
          <w:sz w:val="32"/>
          <w:cs/>
        </w:rPr>
        <w:t xml:space="preserve">ของ </w:t>
      </w:r>
      <w:r w:rsidRPr="00C756A2">
        <w:rPr>
          <w:rFonts w:ascii="TH Sarabun New" w:hAnsi="TH Sarabun New"/>
          <w:sz w:val="32"/>
        </w:rPr>
        <w:t>member_id = 2001</w:t>
      </w:r>
    </w:p>
    <w:p w14:paraId="7C36DC2E" w14:textId="77777777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 xml:space="preserve">3 </w:t>
      </w:r>
      <w:r w:rsidRPr="00C756A2">
        <w:rPr>
          <w:rFonts w:ascii="TH Sarabun New" w:hAnsi="TH Sarabun New"/>
          <w:sz w:val="32"/>
        </w:rPr>
        <w:t>book_id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รหัสหนังสือ</w:t>
      </w:r>
      <w:r>
        <w:rPr>
          <w:rFonts w:ascii="TH Sarabun New" w:hAnsi="TH Sarabun New"/>
          <w:sz w:val="32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756A2" w:rsidRPr="00C756A2" w14:paraId="0EA6EADE" w14:textId="77777777" w:rsidTr="00C756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C2E6" w14:textId="77777777" w:rsidR="00C756A2" w:rsidRPr="00C756A2" w:rsidRDefault="00C756A2" w:rsidP="009423D3">
            <w:pPr>
              <w:spacing w:line="240" w:lineRule="auto"/>
              <w:ind w:left="720" w:firstLine="414"/>
              <w:rPr>
                <w:rFonts w:ascii="TH Sarabun New" w:hAnsi="TH Sarabun New"/>
                <w:sz w:val="32"/>
              </w:rPr>
            </w:pPr>
          </w:p>
        </w:tc>
      </w:tr>
    </w:tbl>
    <w:p w14:paraId="348CFD0C" w14:textId="77777777" w:rsidR="00C756A2" w:rsidRPr="00C756A2" w:rsidRDefault="00C756A2" w:rsidP="009423D3">
      <w:pPr>
        <w:spacing w:line="240" w:lineRule="auto"/>
        <w:ind w:left="720" w:firstLine="41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756A2" w:rsidRPr="00C756A2" w14:paraId="37C8B1BC" w14:textId="77777777" w:rsidTr="00C756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48A41" w14:textId="33CE7ED4" w:rsidR="00C756A2" w:rsidRPr="00C756A2" w:rsidRDefault="00C756A2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  <w:cs/>
              </w:rPr>
              <w:t>เชื่อมรายการการยืมกับหนังสือ</w:t>
            </w:r>
            <w:r w:rsidR="00FC736B"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C756A2">
              <w:rPr>
                <w:rFonts w:ascii="TH Sarabun New" w:hAnsi="TH Sarabun New"/>
                <w:sz w:val="32"/>
                <w:cs/>
              </w:rPr>
              <w:t>ตัวอย่าง:</w:t>
            </w:r>
            <w:r w:rsidRPr="00C756A2">
              <w:rPr>
                <w:rFonts w:ascii="TH Sarabun New" w:hAnsi="TH Sarabun New"/>
                <w:sz w:val="32"/>
              </w:rPr>
              <w:t xml:space="preserve"> book_id = 1002  </w:t>
            </w:r>
            <w:r w:rsidRPr="00C756A2">
              <w:rPr>
                <w:rFonts w:ascii="TH Sarabun New" w:hAnsi="TH Sarabun New"/>
                <w:sz w:val="32"/>
                <w:cs/>
              </w:rPr>
              <w:t xml:space="preserve">ระบบลด </w:t>
            </w:r>
            <w:r w:rsidRPr="00C756A2">
              <w:rPr>
                <w:rFonts w:ascii="TH Sarabun New" w:hAnsi="TH Sarabun New"/>
                <w:sz w:val="32"/>
              </w:rPr>
              <w:t xml:space="preserve">quantity </w:t>
            </w:r>
            <w:r w:rsidRPr="00C756A2">
              <w:rPr>
                <w:rFonts w:ascii="TH Sarabun New" w:hAnsi="TH Sarabun New"/>
                <w:sz w:val="32"/>
                <w:cs/>
              </w:rPr>
              <w:t>ของหนังสือเล่มนั้นเมื่อยืมออก</w:t>
            </w:r>
          </w:p>
        </w:tc>
      </w:tr>
    </w:tbl>
    <w:p w14:paraId="4DE3FE21" w14:textId="77777777" w:rsidR="00FC736B" w:rsidRDefault="00C756A2" w:rsidP="009423D3">
      <w:pPr>
        <w:spacing w:line="240" w:lineRule="auto"/>
        <w:ind w:left="414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 xml:space="preserve">4 </w:t>
      </w:r>
      <w:r w:rsidRPr="00C756A2">
        <w:rPr>
          <w:rFonts w:ascii="TH Sarabun New" w:hAnsi="TH Sarabun New"/>
          <w:sz w:val="32"/>
        </w:rPr>
        <w:t>member_id</w:t>
      </w:r>
      <w:r>
        <w:rPr>
          <w:rFonts w:ascii="TH Sarabun New" w:hAnsi="TH Sarabun New"/>
          <w:sz w:val="32"/>
        </w:rPr>
        <w:t xml:space="preserve"> </w:t>
      </w:r>
      <w:r w:rsidR="00FC736B" w:rsidRPr="00FC736B">
        <w:rPr>
          <w:rFonts w:ascii="TH Sarabun New" w:hAnsi="TH Sarabun New"/>
          <w:sz w:val="32"/>
          <w:cs/>
        </w:rPr>
        <w:t>รหัสสมาชิก</w:t>
      </w:r>
      <w:r w:rsidR="00FC736B">
        <w:rPr>
          <w:rFonts w:ascii="TH Sarabun New" w:hAnsi="TH Sarabun New"/>
          <w:sz w:val="32"/>
        </w:rPr>
        <w:t xml:space="preserve"> </w:t>
      </w:r>
    </w:p>
    <w:p w14:paraId="1AB9D609" w14:textId="6ADD7BD1" w:rsidR="00C756A2" w:rsidRDefault="00FC736B" w:rsidP="009423D3">
      <w:pPr>
        <w:spacing w:line="240" w:lineRule="auto"/>
        <w:ind w:left="414" w:firstLine="720"/>
        <w:rPr>
          <w:rFonts w:ascii="TH Sarabun New" w:hAnsi="TH Sarabun New"/>
          <w:sz w:val="32"/>
        </w:rPr>
      </w:pPr>
      <w:r w:rsidRPr="00FC736B">
        <w:rPr>
          <w:rFonts w:ascii="TH Sarabun New" w:hAnsi="TH Sarabun New"/>
          <w:sz w:val="32"/>
          <w:cs/>
        </w:rPr>
        <w:t>เชื่อมรายการการยืมกับสมาชิก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member_id = 2001 </w:t>
      </w:r>
      <w:r w:rsidRPr="00FC736B">
        <w:rPr>
          <w:rFonts w:ascii="TH Sarabun New" w:hAnsi="TH Sarabun New"/>
          <w:sz w:val="32"/>
          <w:cs/>
        </w:rPr>
        <w:t>ระบบบันทึกว่า “สุกัญญา” ยืมหนังสือเล่มนี้</w:t>
      </w:r>
    </w:p>
    <w:p w14:paraId="3820915E" w14:textId="7115C2C2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5</w:t>
      </w:r>
      <w:r w:rsidR="00FC736B">
        <w:rPr>
          <w:rFonts w:ascii="TH Sarabun New" w:hAnsi="TH Sarabun New"/>
          <w:sz w:val="32"/>
        </w:rPr>
        <w:t xml:space="preserve"> </w:t>
      </w:r>
      <w:r w:rsidR="00FC736B" w:rsidRPr="00FC736B">
        <w:rPr>
          <w:rFonts w:ascii="TH Sarabun New" w:hAnsi="TH Sarabun New"/>
          <w:sz w:val="32"/>
        </w:rPr>
        <w:t>borrow_date</w:t>
      </w:r>
      <w:r w:rsidR="00FC736B">
        <w:rPr>
          <w:rFonts w:ascii="TH Sarabun New" w:hAnsi="TH Sarabun New"/>
          <w:sz w:val="32"/>
        </w:rPr>
        <w:t xml:space="preserve"> </w:t>
      </w:r>
      <w:r w:rsidR="00FC736B">
        <w:rPr>
          <w:rFonts w:ascii="TH Sarabun New" w:hAnsi="TH Sarabun New" w:hint="cs"/>
          <w:sz w:val="32"/>
          <w:cs/>
        </w:rPr>
        <w:t xml:space="preserve">วันที่ยืม </w:t>
      </w:r>
    </w:p>
    <w:p w14:paraId="14502108" w14:textId="36853570" w:rsidR="00FC736B" w:rsidRPr="00C756A2" w:rsidRDefault="00FC736B" w:rsidP="009423D3">
      <w:pPr>
        <w:spacing w:line="240" w:lineRule="auto"/>
        <w:ind w:left="720" w:firstLine="414"/>
        <w:rPr>
          <w:rFonts w:ascii="TH Sarabun New" w:hAnsi="TH Sarabun New"/>
          <w:sz w:val="32"/>
          <w:cs/>
        </w:rPr>
      </w:pPr>
      <w:r w:rsidRPr="00FC736B">
        <w:rPr>
          <w:rFonts w:ascii="TH Sarabun New" w:hAnsi="TH Sarabun New"/>
          <w:sz w:val="32"/>
          <w:cs/>
        </w:rPr>
        <w:t>บันทึกวันที่เริ่มยืม ใช้ตรวจสอบกำหนดวันคืน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borrow_date = 2025-09-10 </w:t>
      </w:r>
      <w:r w:rsidRPr="00FC736B">
        <w:rPr>
          <w:rFonts w:ascii="Arial" w:hAnsi="Arial" w:cs="Arial"/>
          <w:sz w:val="32"/>
        </w:rPr>
        <w:t>→</w:t>
      </w:r>
      <w:r w:rsidRPr="00FC736B">
        <w:rPr>
          <w:rFonts w:ascii="TH Sarabun New" w:hAnsi="TH Sarabun New"/>
          <w:sz w:val="32"/>
        </w:rPr>
        <w:t xml:space="preserve"> </w:t>
      </w:r>
      <w:r w:rsidRPr="00FC736B">
        <w:rPr>
          <w:rFonts w:ascii="TH Sarabun New" w:hAnsi="TH Sarabun New"/>
          <w:sz w:val="32"/>
          <w:cs/>
        </w:rPr>
        <w:t xml:space="preserve">ใช้คำนวณกำหนดคืนภายใน </w:t>
      </w:r>
      <w:r w:rsidRPr="00FC736B">
        <w:rPr>
          <w:rFonts w:ascii="TH Sarabun New" w:hAnsi="TH Sarabun New"/>
          <w:sz w:val="32"/>
        </w:rPr>
        <w:t xml:space="preserve">7 </w:t>
      </w:r>
      <w:r w:rsidRPr="00FC736B">
        <w:rPr>
          <w:rFonts w:ascii="TH Sarabun New" w:hAnsi="TH Sarabun New"/>
          <w:sz w:val="32"/>
          <w:cs/>
        </w:rPr>
        <w:t>วัน</w:t>
      </w:r>
    </w:p>
    <w:p w14:paraId="459E8DBF" w14:textId="77777777" w:rsidR="00FC736B" w:rsidRDefault="00C756A2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6</w:t>
      </w:r>
      <w:r w:rsidR="00FC736B">
        <w:rPr>
          <w:rFonts w:ascii="TH Sarabun New" w:hAnsi="TH Sarabun New"/>
          <w:sz w:val="32"/>
        </w:rPr>
        <w:t xml:space="preserve"> </w:t>
      </w:r>
      <w:r w:rsidR="00FC736B" w:rsidRPr="00C756A2">
        <w:rPr>
          <w:rFonts w:ascii="TH Sarabun New" w:hAnsi="TH Sarabun New"/>
          <w:sz w:val="32"/>
        </w:rPr>
        <w:t>return_date</w:t>
      </w:r>
      <w:r w:rsidR="00FC736B">
        <w:rPr>
          <w:rFonts w:ascii="TH Sarabun New" w:hAnsi="TH Sarabun New"/>
          <w:sz w:val="32"/>
        </w:rPr>
        <w:t xml:space="preserve"> </w:t>
      </w:r>
      <w:r w:rsidR="00FC736B">
        <w:rPr>
          <w:rFonts w:ascii="TH Sarabun New" w:hAnsi="TH Sarabun New" w:hint="cs"/>
          <w:sz w:val="32"/>
          <w:cs/>
        </w:rPr>
        <w:t>วันที่คืน</w:t>
      </w:r>
    </w:p>
    <w:p w14:paraId="6A6B797D" w14:textId="501412E8" w:rsidR="00C756A2" w:rsidRPr="00C756A2" w:rsidRDefault="00FC736B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  <w:r w:rsidRPr="00FC736B">
        <w:rPr>
          <w:rFonts w:ascii="TH Sarabun New" w:hAnsi="TH Sarabun New"/>
          <w:sz w:val="32"/>
          <w:cs/>
        </w:rPr>
        <w:lastRenderedPageBreak/>
        <w:t xml:space="preserve">บันทึกวันที่คืนหนังสือ หรือ </w:t>
      </w:r>
      <w:r w:rsidRPr="00FC736B">
        <w:rPr>
          <w:rFonts w:ascii="TH Sarabun New" w:hAnsi="TH Sarabun New"/>
          <w:sz w:val="32"/>
        </w:rPr>
        <w:t xml:space="preserve">0.0 </w:t>
      </w:r>
      <w:r w:rsidRPr="00FC736B">
        <w:rPr>
          <w:rFonts w:ascii="TH Sarabun New" w:hAnsi="TH Sarabun New"/>
          <w:sz w:val="32"/>
          <w:cs/>
        </w:rPr>
        <w:t>ถ้ายังไม่คืน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return_date = 0.0 </w:t>
      </w:r>
      <w:r w:rsidRPr="00FC736B">
        <w:rPr>
          <w:rFonts w:ascii="Arial" w:hAnsi="Arial" w:cs="Arial"/>
          <w:sz w:val="32"/>
        </w:rPr>
        <w:t>→</w:t>
      </w:r>
      <w:r w:rsidRPr="00FC736B">
        <w:rPr>
          <w:rFonts w:ascii="TH Sarabun New" w:hAnsi="TH Sarabun New"/>
          <w:sz w:val="32"/>
        </w:rPr>
        <w:t xml:space="preserve"> </w:t>
      </w:r>
      <w:r w:rsidRPr="00FC736B">
        <w:rPr>
          <w:rFonts w:ascii="TH Sarabun New" w:hAnsi="TH Sarabun New"/>
          <w:sz w:val="32"/>
          <w:cs/>
        </w:rPr>
        <w:t>ระบบแสดง “ยังไม่คืน” ในรายงาน</w:t>
      </w:r>
      <w:r>
        <w:rPr>
          <w:rFonts w:ascii="TH Sarabun New" w:hAnsi="TH Sarabun New"/>
          <w:sz w:val="32"/>
          <w:cs/>
        </w:rPr>
        <w:tab/>
      </w:r>
    </w:p>
    <w:p w14:paraId="5A6BE25C" w14:textId="5B963783" w:rsidR="00781F02" w:rsidRDefault="00781F02" w:rsidP="009423D3">
      <w:pPr>
        <w:pStyle w:val="Heading2"/>
        <w:spacing w:line="240" w:lineRule="auto"/>
      </w:pPr>
      <w:bookmarkStart w:id="26" w:name="_Toc210379709"/>
      <w:bookmarkStart w:id="27" w:name="_Toc210387079"/>
      <w:r w:rsidRPr="00781F02">
        <w:rPr>
          <w:cs/>
        </w:rPr>
        <w:t xml:space="preserve">ไฟล์ </w:t>
      </w:r>
      <w:r w:rsidRPr="00781F02">
        <w:t>library_report.txt</w:t>
      </w:r>
      <w:bookmarkEnd w:id="26"/>
      <w:bookmarkEnd w:id="27"/>
    </w:p>
    <w:p w14:paraId="1E1FCC88" w14:textId="77777777" w:rsidR="003F67F2" w:rsidRPr="00C756A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3F67F2">
        <w:rPr>
          <w:rFonts w:ascii="TH Sarabun New" w:hAnsi="TH Sarabun New"/>
          <w:b/>
          <w:bCs/>
          <w:noProof/>
          <w:sz w:val="32"/>
        </w:rPr>
        <w:drawing>
          <wp:inline distT="0" distB="0" distL="0" distR="0" wp14:anchorId="142C4AA6" wp14:editId="72ECCF94">
            <wp:extent cx="5731510" cy="2179955"/>
            <wp:effectExtent l="114300" t="76200" r="116840" b="106045"/>
            <wp:docPr id="9424245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4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695A4E" w14:textId="38E81E1A" w:rsidR="00E261B2" w:rsidRDefault="0001136F" w:rsidP="009423D3">
      <w:pPr>
        <w:pStyle w:val="a"/>
        <w:keepNext/>
        <w:spacing w:line="240" w:lineRule="auto"/>
      </w:pPr>
      <w:bookmarkStart w:id="28" w:name="_Toc210495190"/>
      <w:r>
        <w:rPr>
          <w:cs/>
        </w:rPr>
        <w:t xml:space="preserve">รูปภาพที่ </w:t>
      </w:r>
      <w:fldSimple w:instr=" STYLEREF 1 \s ">
        <w:r w:rsidR="00677523">
          <w:rPr>
            <w:noProof/>
          </w:rPr>
          <w:t>2</w:t>
        </w:r>
      </w:fldSimple>
      <w:r w:rsidR="00883471">
        <w:noBreakHyphen/>
      </w:r>
      <w:fldSimple w:instr=" SEQ รูปภาพที่ \* ARABIC \s 1 ">
        <w:r w:rsidR="00677523">
          <w:rPr>
            <w:noProof/>
          </w:rPr>
          <w:t>1</w:t>
        </w:r>
      </w:fldSimple>
      <w:r w:rsidR="00DC6C24">
        <w:t xml:space="preserve"> </w:t>
      </w:r>
      <w:r w:rsidR="00DC6C24" w:rsidRPr="00DC6C24">
        <w:t>library_report.txt</w:t>
      </w:r>
      <w:bookmarkEnd w:id="28"/>
    </w:p>
    <w:p w14:paraId="3F20D76B" w14:textId="6378390E" w:rsidR="00FC736B" w:rsidRDefault="00FC736B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1 </w:t>
      </w:r>
      <w:r w:rsidR="00850C18">
        <w:rPr>
          <w:rFonts w:ascii="TH Sarabun New" w:hAnsi="TH Sarabun New"/>
          <w:sz w:val="32"/>
        </w:rPr>
        <w:t xml:space="preserve">header_text </w:t>
      </w:r>
      <w:r w:rsidR="00850C18">
        <w:rPr>
          <w:rFonts w:ascii="TH Sarabun New" w:hAnsi="TH Sarabun New" w:hint="cs"/>
          <w:sz w:val="32"/>
          <w:cs/>
        </w:rPr>
        <w:t>ส่วนหัวรายงาน</w:t>
      </w:r>
    </w:p>
    <w:p w14:paraId="56FD5ADD" w14:textId="79BC3489" w:rsidR="006411EB" w:rsidRDefault="006411EB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แสดงชื่อรายงานเพื่อให้ผู้ใช้เข้าใจว่าข้อมูลด้านล่างคือรายงานการยืม-คืน</w:t>
      </w:r>
    </w:p>
    <w:p w14:paraId="582BED12" w14:textId="336D957D" w:rsidR="00FC736B" w:rsidRDefault="00FC736B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2 </w:t>
      </w:r>
      <w:r w:rsidR="00850C18">
        <w:rPr>
          <w:rFonts w:ascii="TH Sarabun New" w:hAnsi="TH Sarabun New"/>
          <w:sz w:val="32"/>
        </w:rPr>
        <w:t xml:space="preserve">generated_at </w:t>
      </w:r>
      <w:r w:rsidR="00850C18">
        <w:rPr>
          <w:rFonts w:ascii="TH Sarabun New" w:hAnsi="TH Sarabun New" w:hint="cs"/>
          <w:sz w:val="32"/>
          <w:cs/>
        </w:rPr>
        <w:t>วันที่และเวลาที่รายงาน</w:t>
      </w:r>
    </w:p>
    <w:p w14:paraId="79EE198E" w14:textId="17AABB67" w:rsidR="006411EB" w:rsidRDefault="006411EB" w:rsidP="009423D3">
      <w:pPr>
        <w:spacing w:line="240" w:lineRule="auto"/>
        <w:ind w:firstLine="720"/>
        <w:jc w:val="both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ใช้ตรวจสอบว่าไฟล์รายงานนี้อัปเดตล่าสุดเมื่อไร</w:t>
      </w:r>
    </w:p>
    <w:p w14:paraId="1399EB56" w14:textId="5DE9EBA5" w:rsidR="003F67F2" w:rsidRDefault="003F67F2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2.4.3 </w:t>
      </w:r>
      <w:r w:rsidR="00850C18">
        <w:rPr>
          <w:rFonts w:ascii="TH Sarabun New" w:hAnsi="TH Sarabun New"/>
          <w:sz w:val="32"/>
        </w:rPr>
        <w:t xml:space="preserve">app_version </w:t>
      </w:r>
      <w:r w:rsidR="00850C18">
        <w:rPr>
          <w:rFonts w:ascii="TH Sarabun New" w:hAnsi="TH Sarabun New" w:hint="cs"/>
          <w:sz w:val="32"/>
          <w:cs/>
        </w:rPr>
        <w:t>เวอร์ชั่นโปรแกรม 1.0</w:t>
      </w:r>
    </w:p>
    <w:p w14:paraId="5CB3F250" w14:textId="0D227792" w:rsidR="006411EB" w:rsidRP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 xml:space="preserve">ใช้ระบุว่าไฟล์รายงานนี้ถูกสร้างจากเวอร์ชันใดของโปรแกรม (เพื่อการอัปเกรดหรือ </w:t>
      </w:r>
      <w:r w:rsidRPr="006411EB">
        <w:rPr>
          <w:rFonts w:ascii="TH Sarabun New" w:hAnsi="TH Sarabun New"/>
          <w:sz w:val="32"/>
        </w:rPr>
        <w:t>Debug)</w:t>
      </w:r>
    </w:p>
    <w:p w14:paraId="5D696635" w14:textId="6C875257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4 </w:t>
      </w:r>
      <w:r w:rsidR="00850C18">
        <w:rPr>
          <w:rFonts w:ascii="TH Sarabun New" w:hAnsi="TH Sarabun New"/>
          <w:sz w:val="32"/>
        </w:rPr>
        <w:t xml:space="preserve">encoding </w:t>
      </w:r>
      <w:r w:rsidR="00850C18">
        <w:rPr>
          <w:rFonts w:ascii="TH Sarabun New" w:hAnsi="TH Sarabun New" w:hint="cs"/>
          <w:sz w:val="32"/>
          <w:cs/>
        </w:rPr>
        <w:t>การเข้ารหัสไฟล์</w:t>
      </w:r>
    </w:p>
    <w:p w14:paraId="4A64D39F" w14:textId="5996743A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เพื่อให้มั่นใจว่าอักขระภาษาไทย/อังกฤษจะแสดงผลถูกต้อง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C736B" w:rsidRPr="007A1639" w14:paraId="4D083A46" w14:textId="77777777" w:rsidTr="00AD4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EE99" w14:textId="77777777" w:rsidR="00FC736B" w:rsidRPr="007A1639" w:rsidRDefault="00FC736B" w:rsidP="009423D3">
            <w:pPr>
              <w:spacing w:line="240" w:lineRule="auto"/>
              <w:ind w:firstLine="1134"/>
              <w:rPr>
                <w:rFonts w:ascii="TH Sarabun New" w:hAnsi="TH Sarabun New"/>
                <w:sz w:val="32"/>
              </w:rPr>
            </w:pPr>
          </w:p>
        </w:tc>
      </w:tr>
    </w:tbl>
    <w:p w14:paraId="4FB06F56" w14:textId="77777777" w:rsidR="00FC736B" w:rsidRPr="007A1639" w:rsidRDefault="00FC736B" w:rsidP="009423D3">
      <w:pPr>
        <w:spacing w:line="240" w:lineRule="auto"/>
        <w:ind w:firstLine="113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C736B" w:rsidRPr="007A1639" w14:paraId="6CD1A631" w14:textId="77777777" w:rsidTr="00AD4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C2343" w14:textId="0EFF3A46" w:rsidR="00FC736B" w:rsidRPr="007A1639" w:rsidRDefault="00FC736B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</w:p>
        </w:tc>
      </w:tr>
    </w:tbl>
    <w:p w14:paraId="1DAF773C" w14:textId="30C9FA66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5 </w:t>
      </w:r>
      <w:r w:rsidR="00850C18">
        <w:rPr>
          <w:rFonts w:ascii="TH Sarabun New" w:hAnsi="TH Sarabun New"/>
          <w:sz w:val="32"/>
        </w:rPr>
        <w:t>book_table_</w:t>
      </w:r>
      <w:r w:rsidR="00850C18" w:rsidRPr="00850C18">
        <w:rPr>
          <w:rFonts w:ascii="TH Sarabun New" w:hAnsi="TH Sarabun New"/>
          <w:sz w:val="32"/>
        </w:rPr>
        <w:t xml:space="preserve"> </w:t>
      </w:r>
      <w:r w:rsidR="00850C18">
        <w:rPr>
          <w:rFonts w:ascii="TH Sarabun New" w:hAnsi="TH Sarabun New"/>
          <w:sz w:val="32"/>
        </w:rPr>
        <w:t xml:space="preserve">header </w:t>
      </w:r>
      <w:r w:rsidR="00850C18">
        <w:rPr>
          <w:rFonts w:ascii="TH Sarabun New" w:hAnsi="TH Sarabun New" w:hint="cs"/>
          <w:sz w:val="32"/>
          <w:cs/>
        </w:rPr>
        <w:t>หัวตาราง</w:t>
      </w:r>
    </w:p>
    <w:p w14:paraId="5BC0890D" w14:textId="089DE612" w:rsidR="006411EB" w:rsidRPr="00FC736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ทำให้ผู้ใช้เข้าใจข้อมูลแต่ละคอลัมน์</w:t>
      </w:r>
    </w:p>
    <w:p w14:paraId="4D04B22B" w14:textId="02FDABB7" w:rsidR="00850C18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6 </w:t>
      </w:r>
      <w:r w:rsidRPr="00FC736B">
        <w:rPr>
          <w:rFonts w:ascii="TH Sarabun New" w:hAnsi="TH Sarabun New"/>
          <w:sz w:val="32"/>
        </w:rPr>
        <w:t>b</w:t>
      </w:r>
      <w:r w:rsidR="00850C18">
        <w:rPr>
          <w:rFonts w:ascii="TH Sarabun New" w:hAnsi="TH Sarabun New"/>
          <w:sz w:val="32"/>
        </w:rPr>
        <w:t>ook_records</w:t>
      </w:r>
      <w:r>
        <w:rPr>
          <w:rFonts w:ascii="TH Sarabun New" w:hAnsi="TH Sarabun New"/>
          <w:sz w:val="32"/>
        </w:rPr>
        <w:t xml:space="preserve"> </w:t>
      </w:r>
      <w:r w:rsidR="00850C18">
        <w:rPr>
          <w:rFonts w:ascii="TH Sarabun New" w:hAnsi="TH Sarabun New" w:hint="cs"/>
          <w:sz w:val="32"/>
          <w:cs/>
        </w:rPr>
        <w:t>ข้อมูลตาราง</w:t>
      </w:r>
      <w:r>
        <w:rPr>
          <w:rFonts w:ascii="TH Sarabun New" w:hAnsi="TH Sarabun New" w:hint="cs"/>
          <w:sz w:val="32"/>
          <w:cs/>
        </w:rPr>
        <w:t xml:space="preserve"> </w:t>
      </w:r>
    </w:p>
    <w:p w14:paraId="73D8E1F7" w14:textId="498539C9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ใช้บอกว่าใครยืมหนังสืออะไร และยังไม่คืนหรือคืนแล้ว</w:t>
      </w:r>
    </w:p>
    <w:p w14:paraId="0B8915FD" w14:textId="0A70880C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7 </w:t>
      </w:r>
      <w:r w:rsidR="006411EB">
        <w:rPr>
          <w:rFonts w:ascii="TH Sarabun New" w:hAnsi="TH Sarabun New"/>
          <w:sz w:val="32"/>
        </w:rPr>
        <w:t>total_lendings</w:t>
      </w:r>
      <w:r>
        <w:rPr>
          <w:rFonts w:ascii="TH Sarabun New" w:hAnsi="TH Sarabun New"/>
          <w:sz w:val="32"/>
        </w:rPr>
        <w:t xml:space="preserve"> </w:t>
      </w:r>
    </w:p>
    <w:p w14:paraId="392A9E30" w14:textId="77777777" w:rsidR="009257DE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lastRenderedPageBreak/>
        <w:t>เพื่อแสดงจำนวนธุรกรรมการยืมทั้งหมดในรายงานนี้</w:t>
      </w:r>
    </w:p>
    <w:p w14:paraId="38E5403D" w14:textId="1DC8BDEB" w:rsidR="006411EB" w:rsidRDefault="006411E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8 currently_borrowed </w:t>
      </w:r>
      <w:r>
        <w:rPr>
          <w:rFonts w:ascii="TH Sarabun New" w:hAnsi="TH Sarabun New"/>
          <w:sz w:val="32"/>
        </w:rPr>
        <w:tab/>
      </w:r>
    </w:p>
    <w:p w14:paraId="0AECDEEE" w14:textId="3EB38016" w:rsidR="006411EB" w:rsidRDefault="006411EB" w:rsidP="009423D3">
      <w:pPr>
        <w:tabs>
          <w:tab w:val="left" w:pos="3910"/>
        </w:tabs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ใช้ตรวจสอบจำนวนหนังสือที่ยังอยู่นอกห้องสมุด</w:t>
      </w:r>
    </w:p>
    <w:p w14:paraId="7A97248B" w14:textId="366273C7" w:rsidR="006411EB" w:rsidRDefault="006411E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>9 already_returned</w:t>
      </w:r>
    </w:p>
    <w:p w14:paraId="5CA0821A" w14:textId="77777777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ใช้ตรวจสอบว่ามีการคืนสำเร็จไปแล้วกี่ครั้ง</w:t>
      </w:r>
    </w:p>
    <w:p w14:paraId="2CF5C83A" w14:textId="234DA88C" w:rsidR="00691515" w:rsidRDefault="00691515" w:rsidP="009423D3">
      <w:pPr>
        <w:spacing w:line="240" w:lineRule="auto"/>
        <w:rPr>
          <w:rFonts w:ascii="TH Sarabun New" w:hAnsi="TH Sarabun New"/>
          <w:sz w:val="32"/>
        </w:rPr>
        <w:sectPr w:rsidR="0069151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A91BAB" w14:textId="12EADAFC" w:rsidR="006411EB" w:rsidRPr="006411EB" w:rsidRDefault="007F2F73" w:rsidP="009423D3">
      <w:pPr>
        <w:pStyle w:val="Heading1"/>
        <w:spacing w:line="240" w:lineRule="auto"/>
      </w:pPr>
      <w:r>
        <w:rPr>
          <w:cs/>
        </w:rPr>
        <w:lastRenderedPageBreak/>
        <w:br/>
      </w:r>
      <w:bookmarkStart w:id="29" w:name="_Toc210379710"/>
      <w:bookmarkStart w:id="30" w:name="_Toc210387080"/>
      <w:r>
        <w:rPr>
          <w:rFonts w:hint="cs"/>
          <w:cs/>
        </w:rPr>
        <w:t>การใช้งานระบบจัดการห้องสมุด</w:t>
      </w:r>
      <w:bookmarkEnd w:id="29"/>
      <w:bookmarkEnd w:id="30"/>
    </w:p>
    <w:p w14:paraId="6ADB7D9E" w14:textId="1E163FDE" w:rsidR="00691515" w:rsidRPr="00691515" w:rsidRDefault="0069151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91515">
        <w:rPr>
          <w:rFonts w:ascii="TH Sarabun New" w:hAnsi="TH Sarabun New"/>
          <w:sz w:val="32"/>
          <w:cs/>
        </w:rPr>
        <w:t>ระบบจัดการห้องสมุดที่พัฒนาขึ้นนี้มีวัตถุประสงค์เพื่ออำนวยความสะดวกในการบริหารจัดการข้อมูลหนังสือ ข้อมูลสมาชิก และการยืม–คืนหนังสือให้มีความถูกต้อง รวดเร็ว และลดความซ้ำซ้อนในการทำงาน ระบบถูกออกแบบมาให้ใช้งานง่ายผ่านเมนูหลักที่ชัดเจน โดยแบ่งการทำงานออกเป็นโมดูล เช่น การจัดการหนังสือ การจัดการสมาชิก การจัดการการยืม–คืน และการออกรายงาน</w:t>
      </w:r>
    </w:p>
    <w:p w14:paraId="616D4B0E" w14:textId="016F18C7" w:rsidR="006411EB" w:rsidRDefault="0069151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91515">
        <w:rPr>
          <w:rFonts w:ascii="TH Sarabun New" w:hAnsi="TH Sarabun New"/>
          <w:sz w:val="32"/>
          <w:cs/>
        </w:rPr>
        <w:t>ผู้ใช้สามารถเริ่มต้นใช้งานระบบได้ตั้งแต่การเพิ่มข้อมูลหนังสือและสมาชิกเข้าสู่ฐานข้อมูล จากนั้นจึงสามารถทำการบันทึกการยืม–คืนได้ ระบบจะจัดเก็บข้อมูลทั้งหมดในรูปแบบไฟล์ไบนารีเพื่อความรวดเร็วในการเข้าถึง และยังสามารถสร้างรายงานสรุปผล เช่น จำนวนการยืม–คืนทั้งหมด รายการหนังสือที่กำลังถูกยืม และรายการที่ถูกส่งคืนแล้ว</w:t>
      </w:r>
    </w:p>
    <w:p w14:paraId="5F941DFD" w14:textId="394BB0C0" w:rsidR="00691515" w:rsidRDefault="00691515" w:rsidP="009423D3">
      <w:pPr>
        <w:spacing w:line="240" w:lineRule="auto"/>
        <w:ind w:firstLine="720"/>
        <w:rPr>
          <w:rFonts w:ascii="TH Sarabun New" w:hAnsi="TH Sarabun New"/>
          <w:b/>
          <w:bCs/>
          <w:sz w:val="32"/>
        </w:rPr>
      </w:pPr>
      <w:r w:rsidRPr="00691515">
        <w:rPr>
          <w:rFonts w:ascii="TH Sarabun New" w:hAnsi="TH Sarabun New" w:hint="cs"/>
          <w:b/>
          <w:bCs/>
          <w:sz w:val="32"/>
          <w:cs/>
        </w:rPr>
        <w:t>สำหรับผู้ใช้งานโปรแกรม</w:t>
      </w:r>
    </w:p>
    <w:p w14:paraId="516DA5BB" w14:textId="403CEB67" w:rsidR="00691515" w:rsidRDefault="00336919" w:rsidP="009423D3">
      <w:pPr>
        <w:pStyle w:val="Heading2"/>
        <w:spacing w:line="240" w:lineRule="auto"/>
      </w:pPr>
      <w:bookmarkStart w:id="31" w:name="_Toc210379711"/>
      <w:bookmarkStart w:id="32" w:name="_Toc210387081"/>
      <w:r>
        <w:rPr>
          <w:rFonts w:hint="cs"/>
          <w:cs/>
        </w:rPr>
        <w:t>การใช้งานระบบจัดการห้องสมุด</w:t>
      </w:r>
      <w:bookmarkEnd w:id="31"/>
      <w:bookmarkEnd w:id="32"/>
    </w:p>
    <w:p w14:paraId="39175E81" w14:textId="05E19B38" w:rsidR="0042680A" w:rsidRDefault="00A55933" w:rsidP="009423D3">
      <w:pPr>
        <w:pStyle w:val="a"/>
        <w:spacing w:line="240" w:lineRule="auto"/>
      </w:pPr>
      <w:r w:rsidRPr="00123080">
        <w:rPr>
          <w:noProof/>
          <w:cs/>
        </w:rPr>
        <w:drawing>
          <wp:inline distT="0" distB="0" distL="0" distR="0" wp14:anchorId="5262CC68" wp14:editId="3B0C58E2">
            <wp:extent cx="2848373" cy="1867161"/>
            <wp:effectExtent l="76200" t="76200" r="142875" b="133350"/>
            <wp:docPr id="10787063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7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E98B5" w14:textId="0B15EA0C" w:rsidR="002E3DA1" w:rsidRDefault="00AE4695" w:rsidP="009423D3">
      <w:pPr>
        <w:pStyle w:val="a"/>
        <w:spacing w:line="240" w:lineRule="auto"/>
        <w:rPr>
          <w:cs/>
        </w:rPr>
      </w:pPr>
      <w:bookmarkStart w:id="33" w:name="_Toc21049519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</w:t>
      </w:r>
      <w:r w:rsidR="00883471">
        <w:rPr>
          <w:b/>
          <w:bCs w:val="0"/>
        </w:rPr>
        <w:fldChar w:fldCharType="end"/>
      </w:r>
      <w:r>
        <w:t xml:space="preserve"> </w:t>
      </w:r>
      <w:r w:rsidR="002449DA" w:rsidRPr="0058216F">
        <w:rPr>
          <w:rFonts w:hint="cs"/>
          <w:b/>
          <w:bCs w:val="0"/>
          <w:cs/>
        </w:rPr>
        <w:t>การเลือก</w:t>
      </w:r>
      <w:r w:rsidR="0058216F" w:rsidRPr="0058216F">
        <w:rPr>
          <w:rFonts w:hint="cs"/>
          <w:b/>
          <w:bCs w:val="0"/>
          <w:cs/>
        </w:rPr>
        <w:t>ใช้งานฟังก์ชั่น</w:t>
      </w:r>
      <w:bookmarkEnd w:id="33"/>
    </w:p>
    <w:p w14:paraId="6BE76AD0" w14:textId="7BF5E64B" w:rsidR="00702ADE" w:rsidRPr="008B5326" w:rsidRDefault="00C87AE1" w:rsidP="009423D3">
      <w:pPr>
        <w:pStyle w:val="Heading3"/>
        <w:numPr>
          <w:ilvl w:val="0"/>
          <w:numId w:val="0"/>
        </w:numPr>
        <w:spacing w:line="240" w:lineRule="auto"/>
        <w:ind w:left="720"/>
      </w:pPr>
      <w:r w:rsidRPr="008B5326">
        <w:rPr>
          <w:cs/>
        </w:rPr>
        <w:t xml:space="preserve">     3.1.1</w:t>
      </w:r>
      <w:r w:rsidR="00170AF5" w:rsidRPr="008B5326">
        <w:t xml:space="preserve"> </w:t>
      </w:r>
      <w:r w:rsidR="00641DEB" w:rsidRPr="008B5326">
        <w:rPr>
          <w:cs/>
        </w:rPr>
        <w:t>เมนูจัดการหนังสือ</w:t>
      </w:r>
    </w:p>
    <w:p w14:paraId="6BA1EB23" w14:textId="6E4D62A5" w:rsidR="008B5326" w:rsidRDefault="008B5326" w:rsidP="009423D3">
      <w:pPr>
        <w:spacing w:line="240" w:lineRule="auto"/>
        <w:rPr>
          <w:rFonts w:ascii="TH Sarabun New" w:hAnsi="TH Sarabun New"/>
          <w:sz w:val="32"/>
        </w:rPr>
      </w:pPr>
      <w:r w:rsidRPr="008B5326">
        <w:rPr>
          <w:rFonts w:ascii="TH Sarabun New" w:hAnsi="TH Sarabun New"/>
          <w:sz w:val="32"/>
        </w:rPr>
        <w:tab/>
        <w:t xml:space="preserve">     </w:t>
      </w:r>
      <w:r w:rsidRPr="008B5326">
        <w:rPr>
          <w:rFonts w:ascii="TH Sarabun New" w:hAnsi="TH Sarabun New"/>
          <w:sz w:val="32"/>
          <w:cs/>
        </w:rPr>
        <w:t>เมนูนี้ใช้สำหรับจัดเก็บและปรับปรุงข้อมูลหนังสือในระบบ โดยมีตัวเลือกดังนี้</w:t>
      </w:r>
    </w:p>
    <w:p w14:paraId="35EA908E" w14:textId="02B86DAF" w:rsidR="00A55933" w:rsidRDefault="00A55933" w:rsidP="009423D3">
      <w:pPr>
        <w:pStyle w:val="a1"/>
        <w:spacing w:line="240" w:lineRule="auto"/>
        <w:rPr>
          <w:cs/>
        </w:rPr>
      </w:pPr>
      <w:r w:rsidRPr="00213B51">
        <w:rPr>
          <w:noProof/>
        </w:rPr>
        <w:drawing>
          <wp:inline distT="0" distB="0" distL="0" distR="0" wp14:anchorId="78547ABC" wp14:editId="68D4BBAD">
            <wp:extent cx="2733675" cy="1605280"/>
            <wp:effectExtent l="76200" t="76200" r="142875" b="128270"/>
            <wp:docPr id="6357495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14972" w14:textId="3C64DDA7" w:rsidR="00F23ECE" w:rsidRDefault="00F23ECE" w:rsidP="009423D3">
      <w:pPr>
        <w:pStyle w:val="a"/>
        <w:spacing w:line="240" w:lineRule="auto"/>
      </w:pPr>
      <w:bookmarkStart w:id="34" w:name="_Toc210495192"/>
      <w:r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 w:rsidR="00883471">
        <w:rPr>
          <w:b/>
          <w:bCs w:val="0"/>
        </w:rPr>
        <w:fldChar w:fldCharType="end"/>
      </w:r>
      <w:r w:rsidR="0058216F">
        <w:rPr>
          <w:rFonts w:hint="cs"/>
          <w:cs/>
        </w:rPr>
        <w:t xml:space="preserve"> </w:t>
      </w:r>
      <w:r w:rsidR="0058216F" w:rsidRPr="00844416">
        <w:rPr>
          <w:rFonts w:hint="cs"/>
          <w:b/>
          <w:bCs w:val="0"/>
          <w:cs/>
        </w:rPr>
        <w:t>เมนู</w:t>
      </w:r>
      <w:r w:rsidR="00844416" w:rsidRPr="00844416">
        <w:rPr>
          <w:rFonts w:hint="cs"/>
          <w:b/>
          <w:bCs w:val="0"/>
          <w:cs/>
        </w:rPr>
        <w:t>ของ</w:t>
      </w:r>
      <w:r w:rsidR="00844416">
        <w:rPr>
          <w:rFonts w:hint="cs"/>
          <w:cs/>
        </w:rPr>
        <w:t xml:space="preserve"> </w:t>
      </w:r>
      <w:r w:rsidR="00844416">
        <w:t>Book</w:t>
      </w:r>
      <w:bookmarkEnd w:id="34"/>
    </w:p>
    <w:p w14:paraId="581EEF75" w14:textId="46D635A7" w:rsidR="00530D1C" w:rsidRPr="00530D1C" w:rsidRDefault="000748FF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     3.1.1.1 </w:t>
      </w:r>
      <w:r w:rsidR="00530D1C" w:rsidRPr="00530D1C">
        <w:rPr>
          <w:rFonts w:ascii="TH Sarabun New" w:hAnsi="TH Sarabun New"/>
          <w:sz w:val="32"/>
          <w:cs/>
        </w:rPr>
        <w:t xml:space="preserve">เพิ่มหนังสือ </w:t>
      </w:r>
    </w:p>
    <w:p w14:paraId="670114EB" w14:textId="28B8DB7D" w:rsidR="008B5326" w:rsidRDefault="00530D1C" w:rsidP="009423D3">
      <w:pPr>
        <w:spacing w:line="240" w:lineRule="auto"/>
        <w:ind w:left="2160"/>
        <w:rPr>
          <w:rFonts w:ascii="TH Sarabun New" w:hAnsi="TH Sarabun New"/>
          <w:sz w:val="32"/>
        </w:rPr>
      </w:pPr>
      <w:r w:rsidRPr="00530D1C">
        <w:rPr>
          <w:rFonts w:ascii="TH Sarabun New" w:hAnsi="TH Sarabun New"/>
          <w:sz w:val="32"/>
          <w:cs/>
        </w:rPr>
        <w:t>ผู้ใช้สามารถกรอกข้อมูลหนังสือใหม่ เช่น รหัสหนังสือ</w:t>
      </w:r>
      <w:r w:rsidRPr="00530D1C">
        <w:rPr>
          <w:rFonts w:ascii="TH Sarabun New" w:hAnsi="TH Sarabun New"/>
          <w:sz w:val="32"/>
        </w:rPr>
        <w:t xml:space="preserve">, </w:t>
      </w:r>
      <w:r w:rsidRPr="00530D1C">
        <w:rPr>
          <w:rFonts w:ascii="TH Sarabun New" w:hAnsi="TH Sarabun New"/>
          <w:sz w:val="32"/>
          <w:cs/>
        </w:rPr>
        <w:t>ชื่อหนังสือ</w:t>
      </w:r>
      <w:r w:rsidRPr="00530D1C">
        <w:rPr>
          <w:rFonts w:ascii="TH Sarabun New" w:hAnsi="TH Sarabun New"/>
          <w:sz w:val="32"/>
        </w:rPr>
        <w:t xml:space="preserve">, </w:t>
      </w:r>
      <w:r w:rsidRPr="00530D1C">
        <w:rPr>
          <w:rFonts w:ascii="TH Sarabun New" w:hAnsi="TH Sarabun New"/>
          <w:sz w:val="32"/>
          <w:cs/>
        </w:rPr>
        <w:t>ผู้แต่ง</w:t>
      </w:r>
      <w:r w:rsidRPr="00530D1C">
        <w:rPr>
          <w:rFonts w:ascii="TH Sarabun New" w:hAnsi="TH Sarabun New"/>
          <w:sz w:val="32"/>
        </w:rPr>
        <w:t xml:space="preserve">, </w:t>
      </w:r>
      <w:r>
        <w:rPr>
          <w:rFonts w:ascii="TH Sarabun New" w:hAnsi="TH Sarabun New" w:hint="cs"/>
          <w:sz w:val="32"/>
          <w:cs/>
        </w:rPr>
        <w:t xml:space="preserve">จำนวนหนังสือ </w:t>
      </w:r>
      <w:r w:rsidRPr="00530D1C">
        <w:rPr>
          <w:rFonts w:ascii="TH Sarabun New" w:hAnsi="TH Sarabun New"/>
          <w:sz w:val="32"/>
          <w:cs/>
        </w:rPr>
        <w:t xml:space="preserve">เมื่อกดบันทึก ข้อมูลจะถูกเก็บลงในแฟ้ม </w:t>
      </w:r>
      <w:r w:rsidRPr="00530D1C">
        <w:rPr>
          <w:rFonts w:ascii="TH Sarabun New" w:hAnsi="TH Sarabun New"/>
          <w:sz w:val="32"/>
        </w:rPr>
        <w:t>books.dat</w:t>
      </w:r>
    </w:p>
    <w:p w14:paraId="67752767" w14:textId="5A5C9B4A" w:rsidR="00336919" w:rsidRDefault="00530D1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     3.1.1.2 </w:t>
      </w:r>
      <w:r w:rsidR="00A55933" w:rsidRPr="00A55933">
        <w:rPr>
          <w:rFonts w:ascii="TH Sarabun New" w:hAnsi="TH Sarabun New"/>
          <w:sz w:val="32"/>
          <w:cs/>
        </w:rPr>
        <w:t>แสดงทั้งหมด</w:t>
      </w:r>
    </w:p>
    <w:p w14:paraId="10C211B0" w14:textId="51767886" w:rsidR="000A31FE" w:rsidRDefault="000A31FE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</w:t>
      </w:r>
      <w:r w:rsidRPr="000A31FE">
        <w:rPr>
          <w:rFonts w:ascii="TH Sarabun New" w:hAnsi="TH Sarabun New"/>
          <w:sz w:val="32"/>
          <w:cs/>
        </w:rPr>
        <w:t>แสดงรายชื่อหนังสือทั้งหมดในระบบ ไม่ว่าจะกำลังว่างหรือถูกยืมไปแล้ว</w:t>
      </w:r>
      <w:r>
        <w:rPr>
          <w:rFonts w:ascii="TH Sarabun New" w:hAnsi="TH Sarabun New" w:hint="cs"/>
          <w:sz w:val="32"/>
          <w:cs/>
        </w:rPr>
        <w:t xml:space="preserve"> </w:t>
      </w:r>
      <w:r w:rsidRPr="000A31FE">
        <w:rPr>
          <w:rFonts w:ascii="TH Sarabun New" w:hAnsi="TH Sarabun New"/>
          <w:sz w:val="32"/>
          <w:cs/>
        </w:rPr>
        <w:t>ช่วยให้ผู้ใช้หรือผู้ดูแลรู้ว่ามีหนังสืออะไรอยู่ในห้องสมุดบ้าง</w:t>
      </w:r>
    </w:p>
    <w:p w14:paraId="144BFDB1" w14:textId="5F73C48D" w:rsidR="00A55933" w:rsidRDefault="00A55933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3.1.1.3 </w:t>
      </w:r>
      <w:r w:rsidR="00870058">
        <w:rPr>
          <w:rFonts w:ascii="TH Sarabun New" w:hAnsi="TH Sarabun New" w:hint="cs"/>
          <w:sz w:val="32"/>
          <w:cs/>
        </w:rPr>
        <w:t>แก้ใข</w:t>
      </w:r>
    </w:p>
    <w:p w14:paraId="0F01417C" w14:textId="767BCDF7" w:rsidR="002A4F8C" w:rsidRDefault="002A4F8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</w:t>
      </w:r>
      <w:r w:rsidRPr="002A4F8C">
        <w:rPr>
          <w:rFonts w:ascii="TH Sarabun New" w:hAnsi="TH Sarabun New"/>
          <w:sz w:val="32"/>
          <w:cs/>
        </w:rPr>
        <w:t>ใช้ปรับปรุงข้อมูลหนังสือที่บันทึกไว้ เช่น แก้ชื่อหนังสือ หรือแก้ชื่อผู้แต่ง</w:t>
      </w:r>
    </w:p>
    <w:p w14:paraId="17566DBC" w14:textId="0ED4A89C" w:rsidR="00870058" w:rsidRDefault="00870058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3.1.1.4 ลบ</w:t>
      </w:r>
    </w:p>
    <w:p w14:paraId="1C92586D" w14:textId="064CA4C6" w:rsidR="00BE0A82" w:rsidRDefault="00BE0A82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</w:t>
      </w:r>
      <w:r w:rsidRPr="00BE0A82">
        <w:rPr>
          <w:rFonts w:ascii="TH Sarabun New" w:hAnsi="TH Sarabun New"/>
          <w:sz w:val="32"/>
          <w:cs/>
        </w:rPr>
        <w:t>ใช้ลบข้อมูลหนังสือออกจากระบบ เช่น หนังสือสูญหายหรือชำรุด</w:t>
      </w:r>
    </w:p>
    <w:p w14:paraId="0C57D913" w14:textId="12B004DD" w:rsidR="00A37B27" w:rsidRPr="00A55933" w:rsidRDefault="00A37B27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3.1.1.3 กลับ</w:t>
      </w:r>
    </w:p>
    <w:p w14:paraId="7D025E67" w14:textId="2145153A" w:rsidR="00FC736B" w:rsidRPr="00BE0A82" w:rsidRDefault="00BE0A82" w:rsidP="009423D3">
      <w:pPr>
        <w:pStyle w:val="Heading2"/>
        <w:numPr>
          <w:ilvl w:val="0"/>
          <w:numId w:val="0"/>
        </w:numPr>
        <w:spacing w:line="240" w:lineRule="auto"/>
        <w:ind w:left="709"/>
        <w:rPr>
          <w:b w:val="0"/>
          <w:bCs w:val="0"/>
          <w:cs/>
        </w:rPr>
      </w:pPr>
      <w:r>
        <w:rPr>
          <w:cs/>
        </w:rPr>
        <w:tab/>
      </w:r>
      <w:r>
        <w:rPr>
          <w:cs/>
        </w:rPr>
        <w:tab/>
      </w:r>
      <w:r w:rsidRPr="00BE0A82">
        <w:rPr>
          <w:b w:val="0"/>
          <w:bCs w:val="0"/>
          <w:cs/>
        </w:rPr>
        <w:tab/>
      </w:r>
      <w:r w:rsidRPr="00BE0A82">
        <w:rPr>
          <w:rFonts w:hint="cs"/>
          <w:b w:val="0"/>
          <w:bCs w:val="0"/>
          <w:cs/>
        </w:rPr>
        <w:t xml:space="preserve">   </w:t>
      </w:r>
      <w:bookmarkStart w:id="35" w:name="_Toc210379712"/>
      <w:bookmarkStart w:id="36" w:name="_Toc210387082"/>
      <w:r w:rsidRPr="00BE0A82">
        <w:rPr>
          <w:b w:val="0"/>
          <w:bCs w:val="0"/>
          <w:cs/>
        </w:rPr>
        <w:t>ใช้สำหรับออกจากเมนูหนังสือและกลับไปยังเมนูหลัก</w:t>
      </w:r>
      <w:bookmarkEnd w:id="35"/>
      <w:bookmarkEnd w:id="36"/>
    </w:p>
    <w:p w14:paraId="2C64751D" w14:textId="6649C9E1" w:rsidR="00213B51" w:rsidRDefault="0036433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3.</w:t>
      </w:r>
      <w:r w:rsidR="00213B51">
        <w:rPr>
          <w:rFonts w:ascii="TH Sarabun New" w:hAnsi="TH Sarabun New"/>
          <w:sz w:val="32"/>
        </w:rPr>
        <w:t>1.2</w:t>
      </w:r>
      <w:r w:rsidR="00871698">
        <w:rPr>
          <w:rFonts w:ascii="TH Sarabun New" w:hAnsi="TH Sarabun New"/>
          <w:sz w:val="32"/>
        </w:rPr>
        <w:t xml:space="preserve"> </w:t>
      </w:r>
      <w:r w:rsidR="00071B49">
        <w:rPr>
          <w:rFonts w:ascii="TH Sarabun New" w:hAnsi="TH Sarabun New" w:hint="cs"/>
          <w:sz w:val="32"/>
          <w:cs/>
        </w:rPr>
        <w:t>เมนูจัด</w:t>
      </w:r>
      <w:r w:rsidR="00D77025">
        <w:rPr>
          <w:rFonts w:ascii="TH Sarabun New" w:hAnsi="TH Sarabun New" w:hint="cs"/>
          <w:sz w:val="32"/>
          <w:cs/>
        </w:rPr>
        <w:t>การสมาชิก</w:t>
      </w:r>
    </w:p>
    <w:p w14:paraId="25DEB251" w14:textId="332C6024" w:rsidR="00D77025" w:rsidRDefault="0021589C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 xml:space="preserve">      </w:t>
      </w:r>
      <w:r w:rsidRPr="0021589C">
        <w:rPr>
          <w:rFonts w:ascii="TH Sarabun New" w:hAnsi="TH Sarabun New"/>
          <w:sz w:val="32"/>
          <w:cs/>
        </w:rPr>
        <w:t>เมนูนี้ใช้สำหรับจัดเก็บและปรับปรุงข้อมูลสมาชิกในระบบ โดยมีตัวเลือกดังนี้</w:t>
      </w:r>
    </w:p>
    <w:p w14:paraId="3B5DFC22" w14:textId="1AA0125B" w:rsidR="00FC736B" w:rsidRDefault="0087169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871698">
        <w:rPr>
          <w:rFonts w:ascii="TH Sarabun New" w:hAnsi="TH Sarabun New"/>
          <w:noProof/>
          <w:sz w:val="32"/>
        </w:rPr>
        <w:drawing>
          <wp:inline distT="0" distB="0" distL="0" distR="0" wp14:anchorId="09ECF358" wp14:editId="206159F0">
            <wp:extent cx="2629267" cy="1533739"/>
            <wp:effectExtent l="76200" t="76200" r="133350" b="142875"/>
            <wp:docPr id="2149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F6253" w14:textId="5EE290D5" w:rsidR="00F23ECE" w:rsidRDefault="00F23ECE" w:rsidP="009423D3">
      <w:pPr>
        <w:pStyle w:val="a"/>
        <w:spacing w:line="240" w:lineRule="auto"/>
      </w:pPr>
      <w:bookmarkStart w:id="37" w:name="_Toc21049519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44416">
        <w:t xml:space="preserve"> </w:t>
      </w:r>
      <w:r w:rsidR="00844416" w:rsidRPr="00844416">
        <w:rPr>
          <w:rFonts w:hint="cs"/>
          <w:b/>
          <w:bCs w:val="0"/>
          <w:cs/>
        </w:rPr>
        <w:t>การเลือก</w:t>
      </w:r>
      <w:r w:rsidR="00862F58">
        <w:rPr>
          <w:rFonts w:hint="cs"/>
          <w:b/>
          <w:bCs w:val="0"/>
          <w:cs/>
        </w:rPr>
        <w:t>เมนู</w:t>
      </w:r>
      <w:r w:rsidR="00844416" w:rsidRPr="00844416">
        <w:rPr>
          <w:rFonts w:hint="cs"/>
          <w:b/>
          <w:bCs w:val="0"/>
          <w:cs/>
        </w:rPr>
        <w:t>ของ</w:t>
      </w:r>
      <w:r w:rsidR="00844416">
        <w:rPr>
          <w:rFonts w:hint="cs"/>
          <w:cs/>
        </w:rPr>
        <w:t xml:space="preserve"> </w:t>
      </w:r>
      <w:r w:rsidR="00844416">
        <w:t>Member</w:t>
      </w:r>
      <w:bookmarkEnd w:id="37"/>
    </w:p>
    <w:p w14:paraId="3D7F43D2" w14:textId="1F77CC8A" w:rsidR="00115FA9" w:rsidRDefault="0021589C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3.1.2.1 เพิ่มสมาชิก</w:t>
      </w:r>
    </w:p>
    <w:p w14:paraId="596FE1EC" w14:textId="26B11658" w:rsidR="00017AC1" w:rsidRDefault="00017AC1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017AC1">
        <w:rPr>
          <w:rFonts w:ascii="TH Sarabun New" w:hAnsi="TH Sarabun New"/>
          <w:sz w:val="32"/>
          <w:cs/>
        </w:rPr>
        <w:t>ผู้ใช้สามารถกรอกข้อมูลสมาชิกใหม่ เช่น รหัสสมาชิก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>ชื่อ-นามสกุล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>ที่อยู่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 xml:space="preserve">เบอร์โทรศัพท์ เมื่อกดบันทึก ข้อมูลจะถูกเก็บลงในแฟ้ม </w:t>
      </w:r>
      <w:r w:rsidRPr="00017AC1">
        <w:rPr>
          <w:rFonts w:ascii="TH Sarabun New" w:hAnsi="TH Sarabun New"/>
          <w:sz w:val="32"/>
        </w:rPr>
        <w:t>members.dat</w:t>
      </w:r>
    </w:p>
    <w:p w14:paraId="47727767" w14:textId="69338824" w:rsidR="00115FA9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 xml:space="preserve">3.1.2.2 </w:t>
      </w:r>
      <w:r w:rsidR="001B3FB5">
        <w:rPr>
          <w:rFonts w:ascii="TH Sarabun New" w:hAnsi="TH Sarabun New" w:hint="cs"/>
          <w:sz w:val="32"/>
          <w:cs/>
        </w:rPr>
        <w:t>แสดง</w:t>
      </w:r>
      <w:r>
        <w:rPr>
          <w:rFonts w:ascii="TH Sarabun New" w:hAnsi="TH Sarabun New" w:hint="cs"/>
          <w:sz w:val="32"/>
          <w:cs/>
        </w:rPr>
        <w:t>สมาชิก</w:t>
      </w:r>
    </w:p>
    <w:p w14:paraId="73172238" w14:textId="70858C05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lastRenderedPageBreak/>
        <w:t>แสดงรายชื่อสมาชิกทั้งหมดในระบบ ไม่ว่าจะเป็นสมาชิกที่ใช้งานอยู่หรือไม่ได้ใช้งาน ช่วยให้ผู้ใช้หรือผู้ดูแลทราบข้อมูลสมาชิกทั้งหมดที่ลงทะเบียนไว้</w:t>
      </w:r>
    </w:p>
    <w:p w14:paraId="6A198FE9" w14:textId="36F6FC0D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3.1.2.3 แก้ใขสมาชิก</w:t>
      </w:r>
    </w:p>
    <w:p w14:paraId="23171FAC" w14:textId="0F774691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ใช้ปรับปรุงข้อมูลสมาชิกที่บันทึกไว้ เช่น แก้ชื่อ-นามสกุล</w:t>
      </w:r>
      <w:r w:rsidRPr="00173076">
        <w:rPr>
          <w:rFonts w:ascii="TH Sarabun New" w:hAnsi="TH Sarabun New"/>
          <w:sz w:val="32"/>
        </w:rPr>
        <w:t xml:space="preserve">, </w:t>
      </w:r>
      <w:r w:rsidRPr="00173076">
        <w:rPr>
          <w:rFonts w:ascii="TH Sarabun New" w:hAnsi="TH Sarabun New"/>
          <w:sz w:val="32"/>
          <w:cs/>
        </w:rPr>
        <w:t>ที่อยู่ หรือเบอร์โทรศัพท์ กรณีที่สมาชิกมีการเปลี่ยนแปลงข้อมูล</w:t>
      </w:r>
    </w:p>
    <w:p w14:paraId="2FD3A8AA" w14:textId="6163B643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3.1.2.4 ลบสมาชิก</w:t>
      </w:r>
    </w:p>
    <w:p w14:paraId="25CE5A37" w14:textId="2FF4C1DD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ใช้ลบข้อมูลสมาชิกออกจากระบบ เช่น สมาชิกลาออก หรือยกเลิกการเป็นสมาชิก (ควรตรวจสอบว่าไม่มีหนังสือค้างยืมก่อนลบ)</w:t>
      </w:r>
    </w:p>
    <w:p w14:paraId="3B9BBA11" w14:textId="135CCB90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3.1.2.5 กลับ</w:t>
      </w:r>
    </w:p>
    <w:p w14:paraId="4D866A1A" w14:textId="49AB1C65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ใช้สำหรับออกจากเมนูสมาชิกและกลับไปยังเมนูหลัก</w:t>
      </w:r>
    </w:p>
    <w:p w14:paraId="3763DE8B" w14:textId="7D0091AF" w:rsidR="004D083C" w:rsidRDefault="004D083C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>3.1.</w:t>
      </w:r>
      <w:r w:rsidR="004D6905">
        <w:rPr>
          <w:rFonts w:ascii="TH Sarabun New" w:hAnsi="TH Sarabun New"/>
          <w:sz w:val="32"/>
        </w:rPr>
        <w:t>3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เมนูจัด</w:t>
      </w:r>
      <w:r w:rsidR="006F6102">
        <w:rPr>
          <w:rFonts w:ascii="TH Sarabun New" w:hAnsi="TH Sarabun New" w:hint="cs"/>
          <w:sz w:val="32"/>
          <w:cs/>
        </w:rPr>
        <w:t xml:space="preserve">การยืม </w:t>
      </w:r>
      <w:r w:rsidR="004D6905">
        <w:rPr>
          <w:rFonts w:ascii="TH Sarabun New" w:hAnsi="TH Sarabun New"/>
          <w:sz w:val="32"/>
          <w:cs/>
        </w:rPr>
        <w:t>–</w:t>
      </w:r>
      <w:r w:rsidR="006F6102">
        <w:rPr>
          <w:rFonts w:ascii="TH Sarabun New" w:hAnsi="TH Sarabun New" w:hint="cs"/>
          <w:sz w:val="32"/>
          <w:cs/>
        </w:rPr>
        <w:t xml:space="preserve"> </w:t>
      </w:r>
      <w:r w:rsidR="00B659DF">
        <w:rPr>
          <w:rFonts w:ascii="TH Sarabun New" w:hAnsi="TH Sarabun New" w:hint="cs"/>
          <w:sz w:val="32"/>
          <w:cs/>
        </w:rPr>
        <w:t>คืน</w:t>
      </w:r>
    </w:p>
    <w:p w14:paraId="0D2E68A8" w14:textId="5D1BEEC8" w:rsidR="004D6905" w:rsidRDefault="004D6905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4D6905">
        <w:rPr>
          <w:rFonts w:ascii="TH Sarabun New" w:hAnsi="TH Sarabun New"/>
          <w:sz w:val="32"/>
          <w:cs/>
        </w:rPr>
        <w:t>เมนูนี้ใช้สำหรับจัดการการยืมและคืนหนังสือของสมาชิก โดยมีตัวเลือกดังนี้</w:t>
      </w:r>
    </w:p>
    <w:p w14:paraId="5BFF487A" w14:textId="42490680" w:rsidR="00164E93" w:rsidRDefault="00164E9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 wp14:anchorId="1AADC637" wp14:editId="779C95B6">
            <wp:extent cx="3133725" cy="1383665"/>
            <wp:effectExtent l="76200" t="76200" r="142875" b="140335"/>
            <wp:docPr id="1826994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83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F6F82" w14:textId="0DF98371" w:rsidR="00F23ECE" w:rsidRPr="00AE4695" w:rsidRDefault="00F23ECE" w:rsidP="009423D3">
      <w:pPr>
        <w:pStyle w:val="a"/>
        <w:spacing w:line="240" w:lineRule="auto"/>
        <w:rPr>
          <w:b/>
          <w:bCs w:val="0"/>
          <w:cs/>
        </w:rPr>
      </w:pPr>
      <w:bookmarkStart w:id="38" w:name="_Toc210495194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62F58">
        <w:rPr>
          <w:b/>
          <w:bCs w:val="0"/>
        </w:rPr>
        <w:t xml:space="preserve"> </w:t>
      </w:r>
      <w:r w:rsidR="00862F58">
        <w:rPr>
          <w:rFonts w:hint="cs"/>
          <w:b/>
          <w:bCs w:val="0"/>
          <w:cs/>
        </w:rPr>
        <w:t>เมนูของ</w:t>
      </w:r>
      <w:r w:rsidR="00EA309A">
        <w:rPr>
          <w:rFonts w:hint="cs"/>
          <w:b/>
          <w:bCs w:val="0"/>
          <w:cs/>
        </w:rPr>
        <w:t>ยืม-คืน</w:t>
      </w:r>
      <w:bookmarkEnd w:id="38"/>
    </w:p>
    <w:p w14:paraId="27B19EAA" w14:textId="5A6B92CC" w:rsidR="00CD71D8" w:rsidRDefault="004D6905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 w:rsidR="00D70CE6">
        <w:rPr>
          <w:rFonts w:ascii="TH Sarabun New" w:hAnsi="TH Sarabun New"/>
          <w:sz w:val="32"/>
        </w:rPr>
        <w:t>3.1</w:t>
      </w:r>
      <w:r w:rsidRPr="004D6905">
        <w:rPr>
          <w:rFonts w:ascii="TH Sarabun New" w:hAnsi="TH Sarabun New"/>
          <w:sz w:val="32"/>
        </w:rPr>
        <w:t xml:space="preserve"> </w:t>
      </w:r>
      <w:r w:rsidRPr="004D6905">
        <w:rPr>
          <w:rFonts w:ascii="TH Sarabun New" w:hAnsi="TH Sarabun New"/>
          <w:sz w:val="32"/>
          <w:cs/>
        </w:rPr>
        <w:t>ยืม</w:t>
      </w:r>
      <w:r w:rsidR="00D70CE6">
        <w:rPr>
          <w:rFonts w:ascii="TH Sarabun New" w:hAnsi="TH Sarabun New" w:hint="cs"/>
          <w:sz w:val="32"/>
          <w:cs/>
        </w:rPr>
        <w:t>หนังสือ</w:t>
      </w:r>
      <w:r w:rsidR="00CD71D8" w:rsidRPr="00CD71D8">
        <w:rPr>
          <w:rFonts w:ascii="TH Sarabun New" w:hAnsi="TH Sarabun New"/>
          <w:sz w:val="32"/>
          <w:cs/>
        </w:rPr>
        <w:t xml:space="preserve">ผู้ใช้สามารถบันทึกการยืมหนังสือโดยระบุรหัสสมาชิกและรหัสหนังสือ ระบบจะบันทึกวันที่ยืมและกำหนดวันที่ต้องคืน พร้อมทั้งอัพเดทสถานะหนังสือเป็น "กำลังถูกยืม" ข้อมูลจะถูกเก็บลงในแฟ้ม </w:t>
      </w:r>
      <w:r w:rsidR="00CD71D8" w:rsidRPr="00CD71D8">
        <w:rPr>
          <w:rFonts w:ascii="TH Sarabun New" w:hAnsi="TH Sarabun New"/>
          <w:sz w:val="32"/>
        </w:rPr>
        <w:t>borrow.dat</w:t>
      </w:r>
    </w:p>
    <w:p w14:paraId="1014D231" w14:textId="4C6E2422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3.2</w:t>
      </w:r>
      <w:r w:rsidRPr="004D6905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คืนหนังสือ</w:t>
      </w:r>
    </w:p>
    <w:p w14:paraId="44F027BD" w14:textId="666E78D5" w:rsidR="00CD71D8" w:rsidRDefault="00CD71D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CD71D8">
        <w:rPr>
          <w:rFonts w:ascii="TH Sarabun New" w:hAnsi="TH Sarabun New"/>
          <w:sz w:val="32"/>
          <w:cs/>
        </w:rPr>
        <w:t>ใช้บันทึกการคืนหนังสือเมื่อสมาชิกนำหนังสือมาคืน โดยระบุรหัสสมาชิกและรหัสหนังสือที่ต้องการคืน ระบบจะบันทึกวันที่คืนและเปลี่ยนสถานะหนังสือเป็น "ว่าง" พร้อมคำนวณค่าปรับ (ถ้ามี) กรณีคืนเกินกำหนด</w:t>
      </w:r>
    </w:p>
    <w:p w14:paraId="626147DD" w14:textId="51E553BA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3.3</w:t>
      </w:r>
      <w:r w:rsidRPr="004D6905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ดูประวัติทั้งหมด</w:t>
      </w:r>
    </w:p>
    <w:p w14:paraId="28406196" w14:textId="33167AA9" w:rsidR="00CD71D8" w:rsidRDefault="00CD71D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CD71D8">
        <w:rPr>
          <w:rFonts w:ascii="TH Sarabun New" w:hAnsi="TH Sarabun New"/>
          <w:sz w:val="32"/>
          <w:cs/>
        </w:rPr>
        <w:lastRenderedPageBreak/>
        <w:t>แสดงประวัติการยืม-คืนหนังสือทั้งหมดในระบบ หรือค้นหาตามรหัสสมาชิก เพื่อตรวจสอบว่าสมาชิกท่านใดยืมหนังสือเล่มไหนไปบ้าง และมีหนังสือค้างคืนหรือไม่</w:t>
      </w:r>
    </w:p>
    <w:p w14:paraId="5E38146F" w14:textId="1C2E11FE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3.4</w:t>
      </w:r>
      <w:r w:rsidRPr="004D6905">
        <w:rPr>
          <w:rFonts w:ascii="TH Sarabun New" w:hAnsi="TH Sarabun New"/>
          <w:sz w:val="32"/>
        </w:rPr>
        <w:t xml:space="preserve"> </w:t>
      </w:r>
      <w:r w:rsidR="00164E93">
        <w:rPr>
          <w:rFonts w:ascii="TH Sarabun New" w:hAnsi="TH Sarabun New" w:hint="cs"/>
          <w:sz w:val="32"/>
          <w:cs/>
        </w:rPr>
        <w:t>กลับ</w:t>
      </w:r>
    </w:p>
    <w:p w14:paraId="169B4879" w14:textId="4EDDFA20" w:rsidR="00D70CE6" w:rsidRPr="00EA309A" w:rsidRDefault="005509EE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EA309A">
        <w:rPr>
          <w:rFonts w:ascii="TH Sarabun New" w:hAnsi="TH Sarabun New"/>
          <w:sz w:val="32"/>
          <w:cs/>
        </w:rPr>
        <w:t>ใช้สำหรับออกจากเมนูยืม-คืนและกลับไปยังเมนูหลัก</w:t>
      </w:r>
    </w:p>
    <w:p w14:paraId="32C824E3" w14:textId="019BB55E" w:rsidR="00AD7E68" w:rsidRDefault="00AD7E6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3.1.4 สร้างรายงาน</w:t>
      </w:r>
    </w:p>
    <w:p w14:paraId="259A5235" w14:textId="3D08D596" w:rsidR="00205BDA" w:rsidRDefault="000E346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F6B483" wp14:editId="586F3D4E">
                <wp:simplePos x="0" y="0"/>
                <wp:positionH relativeFrom="column">
                  <wp:posOffset>1083782</wp:posOffset>
                </wp:positionH>
                <wp:positionV relativeFrom="paragraph">
                  <wp:posOffset>1312012</wp:posOffset>
                </wp:positionV>
                <wp:extent cx="1054510" cy="206477"/>
                <wp:effectExtent l="19050" t="19050" r="12700" b="22225"/>
                <wp:wrapNone/>
                <wp:docPr id="97361370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510" cy="20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70BC07" w14:textId="77777777" w:rsidR="000E3468" w:rsidRDefault="000E34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6B48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85.35pt;margin-top:103.3pt;width:83.05pt;height:16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" filled="f" strokecolor="red" strokeweight="3pt">
                <v:textbox>
                  <w:txbxContent>
                    <w:p w14:paraId="5370BC07" w14:textId="77777777" w:rsidR="000E3468" w:rsidRDefault="000E3468"/>
                  </w:txbxContent>
                </v:textbox>
              </v:shape>
            </w:pict>
          </mc:Fallback>
        </mc:AlternateContent>
      </w:r>
      <w:r w:rsidR="00205BDA" w:rsidRPr="00205BDA">
        <w:rPr>
          <w:rFonts w:ascii="TH Sarabun New" w:hAnsi="TH Sarabun New"/>
          <w:noProof/>
          <w:sz w:val="32"/>
        </w:rPr>
        <w:drawing>
          <wp:inline distT="0" distB="0" distL="0" distR="0" wp14:anchorId="7C42EEDB" wp14:editId="3E59A19B">
            <wp:extent cx="4620270" cy="2143424"/>
            <wp:effectExtent l="76200" t="76200" r="142240" b="142875"/>
            <wp:docPr id="72469158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1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DAC99" w14:textId="65C1BEC6" w:rsidR="00F23ECE" w:rsidRDefault="00603331" w:rsidP="009423D3">
      <w:pPr>
        <w:pStyle w:val="a"/>
        <w:spacing w:line="240" w:lineRule="auto"/>
        <w:rPr>
          <w:cs/>
        </w:rPr>
      </w:pPr>
      <w:bookmarkStart w:id="39" w:name="_Toc210495195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5</w:t>
      </w:r>
      <w:r w:rsidR="00883471">
        <w:rPr>
          <w:b/>
          <w:bCs w:val="0"/>
        </w:rPr>
        <w:fldChar w:fldCharType="end"/>
      </w:r>
      <w:r w:rsidR="00EA309A">
        <w:t xml:space="preserve"> </w:t>
      </w:r>
      <w:r w:rsidR="00EA309A">
        <w:rPr>
          <w:rFonts w:hint="cs"/>
          <w:b/>
          <w:bCs w:val="0"/>
          <w:cs/>
        </w:rPr>
        <w:t>หัวข้อการ</w:t>
      </w:r>
      <w:r w:rsidR="00EA309A" w:rsidRPr="00EA309A">
        <w:rPr>
          <w:rFonts w:hint="cs"/>
          <w:b/>
          <w:bCs w:val="0"/>
          <w:cs/>
        </w:rPr>
        <w:t>สร้างรายงาน</w:t>
      </w:r>
      <w:bookmarkEnd w:id="39"/>
    </w:p>
    <w:p w14:paraId="2087027B" w14:textId="7F9144C2" w:rsidR="00C73FAD" w:rsidRPr="00B5249B" w:rsidRDefault="00C73FAD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 w:rsidRPr="00C73FAD">
        <w:rPr>
          <w:rFonts w:ascii="TH Sarabun New" w:hAnsi="TH Sarabun New"/>
          <w:sz w:val="32"/>
          <w:cs/>
        </w:rPr>
        <w:t>เมนูนี้ใช้สำหรับสร้างรายงานสรุปข้อมูลต่างๆ ในระบบห้องสมุด</w:t>
      </w:r>
    </w:p>
    <w:p w14:paraId="327555AB" w14:textId="11D30EDE" w:rsidR="00330C63" w:rsidRDefault="00C3703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C3703D">
        <w:rPr>
          <w:rFonts w:ascii="TH Sarabun New" w:hAnsi="TH Sarabun New"/>
          <w:sz w:val="32"/>
          <w:cs/>
        </w:rPr>
        <w:t>เมื่อผู้ใช้เลือก</w:t>
      </w:r>
      <w:r w:rsidR="00B24D2B">
        <w:rPr>
          <w:rFonts w:ascii="TH Sarabun New" w:hAnsi="TH Sarabun New" w:hint="cs"/>
          <w:sz w:val="32"/>
          <w:cs/>
        </w:rPr>
        <w:t>เมนูหมายเลข</w:t>
      </w:r>
      <w:r w:rsidR="00B24D2B">
        <w:rPr>
          <w:rFonts w:ascii="TH Sarabun New" w:hAnsi="TH Sarabun New"/>
          <w:sz w:val="32"/>
        </w:rPr>
        <w:t xml:space="preserve"> 4</w:t>
      </w:r>
      <w:r w:rsidRPr="00C3703D">
        <w:rPr>
          <w:rFonts w:ascii="TH Sarabun New" w:hAnsi="TH Sarabun New"/>
          <w:sz w:val="32"/>
        </w:rPr>
        <w:t xml:space="preserve"> </w:t>
      </w:r>
      <w:r w:rsidRPr="00C3703D">
        <w:rPr>
          <w:rFonts w:ascii="TH Sarabun New" w:hAnsi="TH Sarabun New"/>
          <w:sz w:val="32"/>
          <w:cs/>
        </w:rPr>
        <w:t xml:space="preserve">ระบบจะสร้างรายงานและบันทึกลงในไฟล์ </w:t>
      </w:r>
      <w:r w:rsidRPr="00C3703D">
        <w:rPr>
          <w:rFonts w:ascii="TH Sarabun New" w:hAnsi="TH Sarabun New"/>
          <w:sz w:val="32"/>
        </w:rPr>
        <w:t xml:space="preserve">library_report.txt </w:t>
      </w:r>
      <w:r w:rsidRPr="00C3703D">
        <w:rPr>
          <w:rFonts w:ascii="TH Sarabun New" w:hAnsi="TH Sarabun New"/>
          <w:sz w:val="32"/>
          <w:cs/>
        </w:rPr>
        <w:t>โดยอัตโนมัติ จากนั้นจะแสดงข้อความ "</w:t>
      </w:r>
      <w:r w:rsidRPr="00C3703D">
        <w:rPr>
          <w:rFonts w:ascii="TH Sarabun New" w:hAnsi="TH Sarabun New" w:hint="cs"/>
          <w:sz w:val="32"/>
          <w:cs/>
        </w:rPr>
        <w:t>สร้างรายงาน</w:t>
      </w:r>
      <w:r w:rsidRPr="00C3703D">
        <w:rPr>
          <w:rFonts w:ascii="TH Sarabun New" w:hAnsi="TH Sarabun New"/>
          <w:sz w:val="32"/>
          <w:cs/>
        </w:rPr>
        <w:t xml:space="preserve"> </w:t>
      </w:r>
      <w:r w:rsidRPr="00C3703D">
        <w:rPr>
          <w:rFonts w:ascii="TH Sarabun New" w:hAnsi="TH Sarabun New"/>
          <w:sz w:val="32"/>
        </w:rPr>
        <w:t xml:space="preserve">library_report.txt </w:t>
      </w:r>
      <w:r w:rsidRPr="00C3703D">
        <w:rPr>
          <w:rFonts w:ascii="TH Sarabun New" w:hAnsi="TH Sarabun New"/>
          <w:sz w:val="32"/>
          <w:cs/>
        </w:rPr>
        <w:t>เรียบร้อยแล้ว" เพื่อแจ้งให้ผู้ใช้ทราบว่าการสร้างรายงานสำเร็จ</w:t>
      </w:r>
    </w:p>
    <w:p w14:paraId="4BE92518" w14:textId="5C022B06" w:rsidR="00AD735B" w:rsidRDefault="00AD735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>5</w:t>
      </w:r>
      <w:r w:rsidRPr="00B5249B">
        <w:rPr>
          <w:rFonts w:ascii="TH Sarabun New" w:hAnsi="TH Sarabun New"/>
          <w:sz w:val="32"/>
          <w:cs/>
        </w:rPr>
        <w:t xml:space="preserve"> </w:t>
      </w:r>
      <w:r>
        <w:rPr>
          <w:rFonts w:ascii="TH Sarabun New" w:hAnsi="TH Sarabun New" w:hint="cs"/>
          <w:sz w:val="32"/>
          <w:cs/>
        </w:rPr>
        <w:t>ปิดโปรแกรม</w:t>
      </w:r>
    </w:p>
    <w:p w14:paraId="6F88003E" w14:textId="2A18D42D" w:rsidR="004567EE" w:rsidRDefault="000E346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5908DCE" wp14:editId="494EE8CF">
                <wp:simplePos x="0" y="0"/>
                <wp:positionH relativeFrom="column">
                  <wp:posOffset>988142</wp:posOffset>
                </wp:positionH>
                <wp:positionV relativeFrom="paragraph">
                  <wp:posOffset>1506957</wp:posOffset>
                </wp:positionV>
                <wp:extent cx="980768" cy="213852"/>
                <wp:effectExtent l="19050" t="19050" r="10160" b="15240"/>
                <wp:wrapNone/>
                <wp:docPr id="4050955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768" cy="21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AF338E" w14:textId="77777777" w:rsidR="000E3468" w:rsidRDefault="000E34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08DCE" id="Text Box 12" o:spid="_x0000_s1027" type="#_x0000_t202" style="position:absolute;left:0;text-align:left;margin-left:77.8pt;margin-top:118.65pt;width:77.25pt;height:16.8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" filled="f" strokecolor="red" strokeweight="2.25pt">
                <v:textbox>
                  <w:txbxContent>
                    <w:p w14:paraId="4AAF338E" w14:textId="77777777" w:rsidR="000E3468" w:rsidRDefault="000E3468"/>
                  </w:txbxContent>
                </v:textbox>
              </v:shape>
            </w:pict>
          </mc:Fallback>
        </mc:AlternateContent>
      </w:r>
      <w:r w:rsidR="004567EE" w:rsidRPr="004567EE">
        <w:rPr>
          <w:rFonts w:ascii="TH Sarabun New" w:hAnsi="TH Sarabun New"/>
          <w:noProof/>
          <w:sz w:val="32"/>
        </w:rPr>
        <w:drawing>
          <wp:inline distT="0" distB="0" distL="0" distR="0" wp14:anchorId="1B588AA9" wp14:editId="6D984D69">
            <wp:extent cx="4782217" cy="2343477"/>
            <wp:effectExtent l="76200" t="76200" r="132715" b="133350"/>
            <wp:docPr id="14277636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63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43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E5899" w14:textId="7E1CC233" w:rsidR="00603331" w:rsidRPr="00603331" w:rsidRDefault="00603331" w:rsidP="009423D3">
      <w:pPr>
        <w:pStyle w:val="a"/>
        <w:spacing w:line="240" w:lineRule="auto"/>
        <w:rPr>
          <w:cs/>
        </w:rPr>
      </w:pPr>
      <w:bookmarkStart w:id="40" w:name="_Toc210495196"/>
      <w:r w:rsidRPr="00603331"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6</w:t>
      </w:r>
      <w:r w:rsidR="00883471">
        <w:rPr>
          <w:b/>
          <w:bCs w:val="0"/>
        </w:rPr>
        <w:fldChar w:fldCharType="end"/>
      </w:r>
      <w:r w:rsidR="00EA309A">
        <w:t xml:space="preserve"> </w:t>
      </w:r>
      <w:r w:rsidR="00EA309A">
        <w:rPr>
          <w:rFonts w:hint="cs"/>
          <w:b/>
          <w:bCs w:val="0"/>
          <w:cs/>
        </w:rPr>
        <w:t>หัวข้อการปิดใช้งานโปรแกรม</w:t>
      </w:r>
      <w:bookmarkEnd w:id="40"/>
    </w:p>
    <w:p w14:paraId="1F9575E7" w14:textId="0685E069" w:rsidR="0046732B" w:rsidRPr="0046732B" w:rsidRDefault="0046732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</w:t>
      </w:r>
      <w:r w:rsidRPr="0046732B">
        <w:rPr>
          <w:rFonts w:ascii="TH Sarabun New" w:hAnsi="TH Sarabun New"/>
          <w:sz w:val="32"/>
          <w:cs/>
        </w:rPr>
        <w:t>เมื่อผู้ใช้เลือกตัวเลือก</w:t>
      </w:r>
      <w:r w:rsidRPr="0046732B">
        <w:rPr>
          <w:rFonts w:ascii="TH Sarabun New" w:hAnsi="TH Sarabun New"/>
          <w:sz w:val="32"/>
        </w:rPr>
        <w:t xml:space="preserve"> 0. </w:t>
      </w:r>
      <w:r w:rsidRPr="0046732B">
        <w:rPr>
          <w:rFonts w:ascii="TH Sarabun New" w:hAnsi="TH Sarabun New"/>
          <w:sz w:val="32"/>
          <w:cs/>
        </w:rPr>
        <w:t>ปิดโปรแกรม</w:t>
      </w:r>
      <w:r w:rsidRPr="0046732B">
        <w:rPr>
          <w:rFonts w:ascii="TH Sarabun New" w:hAnsi="TH Sarabun New"/>
          <w:sz w:val="32"/>
        </w:rPr>
        <w:t xml:space="preserve"> </w:t>
      </w:r>
      <w:r w:rsidRPr="0046732B">
        <w:rPr>
          <w:rFonts w:ascii="TH Sarabun New" w:hAnsi="TH Sarabun New"/>
          <w:sz w:val="32"/>
          <w:cs/>
        </w:rPr>
        <w:t>จากเมนูหลัก ระบบจะทำการดังนี้</w:t>
      </w:r>
    </w:p>
    <w:p w14:paraId="43D8D637" w14:textId="531185BB" w:rsidR="0046732B" w:rsidRPr="0046732B" w:rsidRDefault="0046732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>5.1</w:t>
      </w:r>
      <w:r w:rsidR="001D775A">
        <w:rPr>
          <w:rFonts w:ascii="TH Sarabun New" w:hAnsi="TH Sarabun New" w:hint="cs"/>
          <w:sz w:val="32"/>
          <w:cs/>
        </w:rPr>
        <w:t xml:space="preserve"> </w:t>
      </w:r>
      <w:r w:rsidRPr="0046732B">
        <w:rPr>
          <w:rFonts w:ascii="TH Sarabun New" w:hAnsi="TH Sarabun New"/>
          <w:sz w:val="32"/>
          <w:cs/>
        </w:rPr>
        <w:t>บันทึกข้อมูลทั้งหมดที่มีการเปลี่ยนแปลงลงในแฟ้มข้อมูล(</w:t>
      </w:r>
      <w:r w:rsidRPr="0046732B">
        <w:rPr>
          <w:rFonts w:ascii="TH Sarabun New" w:hAnsi="TH Sarabun New"/>
          <w:sz w:val="32"/>
        </w:rPr>
        <w:t>books.dat,members.dat, borrow.dat)</w:t>
      </w:r>
    </w:p>
    <w:p w14:paraId="709ED7C4" w14:textId="2DCBDBF2" w:rsidR="0046732B" w:rsidRPr="0046732B" w:rsidRDefault="001D775A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 xml:space="preserve">5.2 </w:t>
      </w:r>
      <w:r w:rsidR="0046732B" w:rsidRPr="0046732B">
        <w:rPr>
          <w:rFonts w:ascii="TH Sarabun New" w:hAnsi="TH Sarabun New"/>
          <w:sz w:val="32"/>
          <w:cs/>
        </w:rPr>
        <w:t>แสดงข้อความ</w:t>
      </w:r>
      <w:r w:rsidR="0046732B" w:rsidRPr="0046732B">
        <w:rPr>
          <w:rFonts w:ascii="TH Sarabun New" w:hAnsi="TH Sarabun New"/>
          <w:sz w:val="32"/>
        </w:rPr>
        <w:t xml:space="preserve"> "</w:t>
      </w:r>
      <w:r w:rsidR="0046732B" w:rsidRPr="0046732B">
        <w:rPr>
          <w:rFonts w:ascii="TH Sarabun New" w:hAnsi="TH Sarabun New"/>
          <w:sz w:val="32"/>
          <w:cs/>
        </w:rPr>
        <w:t xml:space="preserve">ขอบคุณที่ใช้บริการระบบห้องสมุด </w:t>
      </w:r>
      <w:r w:rsidR="0046732B" w:rsidRPr="0046732B">
        <w:rPr>
          <w:rFonts w:ascii="TH Sarabun New" w:hAnsi="TH Sarabun New"/>
          <w:sz w:val="32"/>
        </w:rPr>
        <w:t xml:space="preserve">PyLibMan" </w:t>
      </w:r>
      <w:r w:rsidR="0046732B" w:rsidRPr="0046732B">
        <w:rPr>
          <w:rFonts w:ascii="TH Sarabun New" w:hAnsi="TH Sarabun New"/>
          <w:sz w:val="32"/>
          <w:cs/>
        </w:rPr>
        <w:t>หรือข้อความอำลาที่เหมาะสม</w:t>
      </w:r>
    </w:p>
    <w:p w14:paraId="18C8679A" w14:textId="20B41DCC" w:rsidR="0046732B" w:rsidRPr="0046732B" w:rsidRDefault="001D775A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 xml:space="preserve">5.3 </w:t>
      </w:r>
      <w:r w:rsidR="0046732B" w:rsidRPr="0046732B">
        <w:rPr>
          <w:rFonts w:ascii="TH Sarabun New" w:hAnsi="TH Sarabun New"/>
          <w:sz w:val="32"/>
          <w:cs/>
        </w:rPr>
        <w:t>ปิดโปรแกรมและสิ้นสุดการทำงาน</w:t>
      </w:r>
    </w:p>
    <w:p w14:paraId="0C469A22" w14:textId="02368F17" w:rsidR="00115FA9" w:rsidRDefault="00B55294" w:rsidP="009423D3">
      <w:pPr>
        <w:pStyle w:val="Heading2"/>
        <w:spacing w:line="240" w:lineRule="auto"/>
      </w:pPr>
      <w:bookmarkStart w:id="41" w:name="_Toc210379713"/>
      <w:bookmarkStart w:id="42" w:name="_Toc210387083"/>
      <w:r>
        <w:rPr>
          <w:rFonts w:hint="cs"/>
          <w:cs/>
        </w:rPr>
        <w:t>การใช้งานโปรแกรมเพิ่มข้อมูล</w:t>
      </w:r>
      <w:bookmarkEnd w:id="41"/>
      <w:bookmarkEnd w:id="42"/>
    </w:p>
    <w:p w14:paraId="30F79095" w14:textId="2B8F012D" w:rsidR="003A0084" w:rsidRDefault="003A0084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t xml:space="preserve">      </w:t>
      </w:r>
      <w:r>
        <w:rPr>
          <w:rFonts w:ascii="TH Sarabun New" w:hAnsi="TH Sarabun New"/>
          <w:sz w:val="32"/>
        </w:rPr>
        <w:t xml:space="preserve"> </w:t>
      </w:r>
      <w:r w:rsidR="00F530DA">
        <w:rPr>
          <w:rFonts w:ascii="TH Sarabun New" w:hAnsi="TH Sarabun New"/>
          <w:sz w:val="32"/>
        </w:rPr>
        <w:t xml:space="preserve">3.2.1 </w:t>
      </w:r>
      <w:r w:rsidR="00F530DA">
        <w:rPr>
          <w:rFonts w:ascii="TH Sarabun New" w:hAnsi="TH Sarabun New" w:hint="cs"/>
          <w:sz w:val="32"/>
          <w:cs/>
        </w:rPr>
        <w:t>เมื่อเลือกเมนู</w:t>
      </w:r>
      <w:r w:rsidR="00B2436C">
        <w:rPr>
          <w:rFonts w:ascii="TH Sarabun New" w:hAnsi="TH Sarabun New" w:hint="cs"/>
          <w:sz w:val="32"/>
          <w:cs/>
        </w:rPr>
        <w:t xml:space="preserve">หมายเลข 1 </w:t>
      </w:r>
      <w:r w:rsidR="001859A0">
        <w:rPr>
          <w:rFonts w:ascii="TH Sarabun New" w:hAnsi="TH Sarabun New" w:hint="cs"/>
          <w:sz w:val="32"/>
          <w:cs/>
        </w:rPr>
        <w:t>จัดการหนังสือ</w:t>
      </w:r>
    </w:p>
    <w:p w14:paraId="07416F5D" w14:textId="5DC8AE15" w:rsidR="00F758AE" w:rsidRDefault="00E13ECC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6CB3AB6" wp14:editId="69FB6D4E">
                <wp:simplePos x="0" y="0"/>
                <wp:positionH relativeFrom="column">
                  <wp:posOffset>1954161</wp:posOffset>
                </wp:positionH>
                <wp:positionV relativeFrom="paragraph">
                  <wp:posOffset>617835</wp:posOffset>
                </wp:positionV>
                <wp:extent cx="1091381" cy="243348"/>
                <wp:effectExtent l="19050" t="19050" r="13970" b="23495"/>
                <wp:wrapNone/>
                <wp:docPr id="105687960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381" cy="243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B0F537" w14:textId="77777777" w:rsidR="00E13ECC" w:rsidRDefault="00E13E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B3AB6" id="Text Box 13" o:spid="_x0000_s1028" type="#_x0000_t202" style="position:absolute;left:0;text-align:left;margin-left:153.85pt;margin-top:48.65pt;width:85.95pt;height:19.1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" filled="f" strokecolor="red" strokeweight="2.25pt">
                <v:textbox>
                  <w:txbxContent>
                    <w:p w14:paraId="02B0F537" w14:textId="77777777" w:rsidR="00E13ECC" w:rsidRDefault="00E13ECC"/>
                  </w:txbxContent>
                </v:textbox>
              </v:shape>
            </w:pict>
          </mc:Fallback>
        </mc:AlternateContent>
      </w:r>
      <w:r w:rsidR="00F758AE" w:rsidRPr="00123080">
        <w:rPr>
          <w:noProof/>
          <w:cs/>
        </w:rPr>
        <w:drawing>
          <wp:inline distT="0" distB="0" distL="0" distR="0" wp14:anchorId="38830E72" wp14:editId="16CE03C2">
            <wp:extent cx="2848373" cy="1867161"/>
            <wp:effectExtent l="76200" t="76200" r="142875" b="133350"/>
            <wp:docPr id="11415737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7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117B1" w14:textId="20CB949B" w:rsidR="00603331" w:rsidRDefault="00603331" w:rsidP="009423D3">
      <w:pPr>
        <w:pStyle w:val="a"/>
        <w:spacing w:line="240" w:lineRule="auto"/>
        <w:rPr>
          <w:cs/>
        </w:rPr>
      </w:pPr>
      <w:bookmarkStart w:id="43" w:name="_Toc210495197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7</w:t>
      </w:r>
      <w:r w:rsidR="00883471">
        <w:rPr>
          <w:b/>
          <w:bCs w:val="0"/>
        </w:rPr>
        <w:fldChar w:fldCharType="end"/>
      </w:r>
      <w:r w:rsidR="00A86914">
        <w:t xml:space="preserve"> </w:t>
      </w:r>
      <w:r w:rsidR="00A86914" w:rsidRPr="00D50373">
        <w:rPr>
          <w:rFonts w:hint="cs"/>
          <w:b/>
          <w:bCs w:val="0"/>
          <w:cs/>
        </w:rPr>
        <w:t>การเลือกเมนูจัดการหนังสือ</w:t>
      </w:r>
      <w:bookmarkEnd w:id="43"/>
    </w:p>
    <w:p w14:paraId="04ADF487" w14:textId="68FBB0DC" w:rsidR="00B2436C" w:rsidRDefault="00B2436C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</w:t>
      </w:r>
      <w:r w:rsidRPr="00B2436C">
        <w:rPr>
          <w:rFonts w:ascii="TH Sarabun New" w:hAnsi="TH Sarabun New"/>
          <w:sz w:val="32"/>
          <w:cs/>
        </w:rPr>
        <w:t>3.2.</w:t>
      </w:r>
      <w:r w:rsidR="00CC3D09">
        <w:rPr>
          <w:rFonts w:ascii="TH Sarabun New" w:hAnsi="TH Sarabun New" w:hint="cs"/>
          <w:sz w:val="32"/>
          <w:cs/>
        </w:rPr>
        <w:t>2</w:t>
      </w:r>
      <w:r w:rsidRPr="00B2436C">
        <w:rPr>
          <w:rFonts w:ascii="TH Sarabun New" w:hAnsi="TH Sarabun New"/>
          <w:sz w:val="32"/>
          <w:cs/>
        </w:rPr>
        <w:t xml:space="preserve"> </w:t>
      </w:r>
      <w:r w:rsidR="00B37D45">
        <w:rPr>
          <w:rFonts w:ascii="TH Sarabun New" w:hAnsi="TH Sarabun New" w:hint="cs"/>
          <w:sz w:val="32"/>
          <w:cs/>
        </w:rPr>
        <w:t>และ</w:t>
      </w:r>
      <w:r w:rsidRPr="00B2436C">
        <w:rPr>
          <w:rFonts w:ascii="TH Sarabun New" w:hAnsi="TH Sarabun New"/>
          <w:sz w:val="32"/>
          <w:cs/>
        </w:rPr>
        <w:t>เลือกเมนูหมายเลข 1</w:t>
      </w:r>
      <w:r w:rsidR="00B37D45">
        <w:rPr>
          <w:rFonts w:ascii="TH Sarabun New" w:hAnsi="TH Sarabun New" w:hint="cs"/>
          <w:sz w:val="32"/>
          <w:cs/>
        </w:rPr>
        <w:t xml:space="preserve"> </w:t>
      </w:r>
      <w:r w:rsidR="00F90A8E">
        <w:rPr>
          <w:rFonts w:ascii="TH Sarabun New" w:hAnsi="TH Sarabun New" w:hint="cs"/>
          <w:sz w:val="32"/>
          <w:cs/>
        </w:rPr>
        <w:t>เพิ่มหนังสือ</w:t>
      </w:r>
      <w:r w:rsidRPr="00B2436C">
        <w:rPr>
          <w:rFonts w:ascii="TH Sarabun New" w:hAnsi="TH Sarabun New"/>
          <w:sz w:val="32"/>
          <w:cs/>
        </w:rPr>
        <w:t xml:space="preserve"> </w:t>
      </w:r>
      <w:r w:rsidR="00274BDD">
        <w:rPr>
          <w:rFonts w:ascii="TH Sarabun New" w:hAnsi="TH Sarabun New" w:hint="cs"/>
          <w:sz w:val="32"/>
          <w:cs/>
        </w:rPr>
        <w:t>จะ</w:t>
      </w:r>
      <w:r w:rsidR="00C20378">
        <w:rPr>
          <w:rFonts w:ascii="TH Sarabun New" w:hAnsi="TH Sarabun New" w:hint="cs"/>
          <w:sz w:val="32"/>
          <w:cs/>
        </w:rPr>
        <w:t>ป</w:t>
      </w:r>
      <w:r w:rsidR="00274BDD">
        <w:rPr>
          <w:rFonts w:ascii="TH Sarabun New" w:hAnsi="TH Sarabun New" w:hint="cs"/>
          <w:sz w:val="32"/>
          <w:cs/>
        </w:rPr>
        <w:t>รา</w:t>
      </w:r>
      <w:r w:rsidR="00C20378">
        <w:rPr>
          <w:rFonts w:ascii="TH Sarabun New" w:hAnsi="TH Sarabun New" w:hint="cs"/>
          <w:sz w:val="32"/>
          <w:cs/>
        </w:rPr>
        <w:t>กฎ</w:t>
      </w:r>
      <w:r w:rsidR="00274BDD">
        <w:rPr>
          <w:rFonts w:ascii="TH Sarabun New" w:hAnsi="TH Sarabun New" w:hint="cs"/>
          <w:sz w:val="32"/>
          <w:cs/>
        </w:rPr>
        <w:t>หัวข้อการ</w:t>
      </w:r>
      <w:r w:rsidR="00F90A8E">
        <w:rPr>
          <w:rFonts w:ascii="TH Sarabun New" w:hAnsi="TH Sarabun New" w:hint="cs"/>
          <w:sz w:val="32"/>
          <w:cs/>
        </w:rPr>
        <w:t>กรอกข้อมูลของหนังสือที่จะเพิ่ม เช่น</w:t>
      </w:r>
      <w:r w:rsidR="00291C3C">
        <w:rPr>
          <w:rFonts w:ascii="TH Sarabun New" w:hAnsi="TH Sarabun New" w:hint="cs"/>
          <w:sz w:val="32"/>
          <w:cs/>
        </w:rPr>
        <w:t xml:space="preserve"> รหัสหนังสือ ชื่อหนังสือ ผู้แต่ง จำนวนเล่ม</w:t>
      </w:r>
    </w:p>
    <w:p w14:paraId="2CAE2FE3" w14:textId="33552781" w:rsidR="00C20378" w:rsidRDefault="00C20378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C20378">
        <w:rPr>
          <w:rFonts w:ascii="TH Sarabun New" w:hAnsi="TH Sarabun New"/>
          <w:noProof/>
          <w:sz w:val="32"/>
          <w:cs/>
        </w:rPr>
        <w:drawing>
          <wp:inline distT="0" distB="0" distL="0" distR="0" wp14:anchorId="64D9470B" wp14:editId="7EDFDE6F">
            <wp:extent cx="3038899" cy="1476581"/>
            <wp:effectExtent l="76200" t="76200" r="142875" b="142875"/>
            <wp:docPr id="8068426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2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7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D6619" w14:textId="4012821C" w:rsidR="00603331" w:rsidRDefault="00603331" w:rsidP="009423D3">
      <w:pPr>
        <w:pStyle w:val="a"/>
        <w:spacing w:line="240" w:lineRule="auto"/>
        <w:rPr>
          <w:cs/>
        </w:rPr>
      </w:pPr>
      <w:bookmarkStart w:id="44" w:name="_Toc21049519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8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D50373">
        <w:rPr>
          <w:rFonts w:hint="cs"/>
          <w:b/>
          <w:bCs w:val="0"/>
          <w:cs/>
        </w:rPr>
        <w:t>การเพิ่มหนังสือ</w:t>
      </w:r>
      <w:bookmarkEnd w:id="44"/>
    </w:p>
    <w:p w14:paraId="05ED1590" w14:textId="584DB165" w:rsidR="00291C3C" w:rsidRDefault="00D768B8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 w:rsidR="003227A4">
        <w:rPr>
          <w:rFonts w:ascii="TH Sarabun New" w:hAnsi="TH Sarabun New" w:hint="cs"/>
          <w:sz w:val="32"/>
          <w:cs/>
        </w:rPr>
        <w:t xml:space="preserve">        3.2.</w:t>
      </w:r>
      <w:r w:rsidR="00CC3D09">
        <w:rPr>
          <w:rFonts w:ascii="TH Sarabun New" w:hAnsi="TH Sarabun New" w:hint="cs"/>
          <w:sz w:val="32"/>
          <w:cs/>
        </w:rPr>
        <w:t>3</w:t>
      </w:r>
      <w:r w:rsidR="003227A4">
        <w:rPr>
          <w:rFonts w:ascii="TH Sarabun New" w:hAnsi="TH Sarabun New" w:hint="cs"/>
          <w:sz w:val="32"/>
          <w:cs/>
        </w:rPr>
        <w:t xml:space="preserve"> </w:t>
      </w:r>
      <w:r w:rsidR="007C23CD" w:rsidRPr="007C23CD">
        <w:rPr>
          <w:rFonts w:ascii="TH Sarabun New" w:hAnsi="TH Sarabun New"/>
          <w:sz w:val="32"/>
          <w:cs/>
        </w:rPr>
        <w:t xml:space="preserve">เมื่อเลือกเมนูหมายเลข </w:t>
      </w:r>
      <w:r w:rsidR="007C23CD">
        <w:rPr>
          <w:rFonts w:ascii="TH Sarabun New" w:hAnsi="TH Sarabun New" w:hint="cs"/>
          <w:sz w:val="32"/>
          <w:cs/>
        </w:rPr>
        <w:t>2</w:t>
      </w:r>
      <w:r w:rsidR="007C23CD" w:rsidRPr="007C23CD">
        <w:rPr>
          <w:rFonts w:ascii="TH Sarabun New" w:hAnsi="TH Sarabun New"/>
          <w:sz w:val="32"/>
          <w:cs/>
        </w:rPr>
        <w:t xml:space="preserve"> จัดการ</w:t>
      </w:r>
      <w:r w:rsidR="007C23CD">
        <w:rPr>
          <w:rFonts w:ascii="TH Sarabun New" w:hAnsi="TH Sarabun New" w:hint="cs"/>
          <w:sz w:val="32"/>
          <w:cs/>
        </w:rPr>
        <w:t>สมาชิก</w:t>
      </w:r>
    </w:p>
    <w:p w14:paraId="276E6518" w14:textId="3C034372" w:rsidR="00F107C7" w:rsidRDefault="00B07157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B0715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643F5157" wp14:editId="35012717">
            <wp:extent cx="3524742" cy="1047896"/>
            <wp:effectExtent l="76200" t="76200" r="133350" b="133350"/>
            <wp:docPr id="57127055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70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47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07204" w14:textId="638D4342" w:rsidR="00F107C7" w:rsidRDefault="00603331" w:rsidP="009423D3">
      <w:pPr>
        <w:pStyle w:val="a"/>
        <w:spacing w:line="240" w:lineRule="auto"/>
        <w:rPr>
          <w:cs/>
        </w:rPr>
      </w:pPr>
      <w:bookmarkStart w:id="45" w:name="_Toc21049519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9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D50373">
        <w:rPr>
          <w:rFonts w:hint="cs"/>
          <w:b/>
          <w:bCs w:val="0"/>
          <w:cs/>
        </w:rPr>
        <w:t>การเพิ่มสมาชิก</w:t>
      </w:r>
      <w:bookmarkEnd w:id="45"/>
    </w:p>
    <w:p w14:paraId="06E686AD" w14:textId="4CC8C918" w:rsidR="002F42C5" w:rsidRPr="003A0084" w:rsidRDefault="00F107C7" w:rsidP="009423D3">
      <w:pPr>
        <w:spacing w:line="240" w:lineRule="auto"/>
        <w:ind w:left="1430" w:firstLine="10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 xml:space="preserve">3.2.3 </w:t>
      </w:r>
      <w:r w:rsidRPr="007C23CD">
        <w:rPr>
          <w:rFonts w:ascii="TH Sarabun New" w:hAnsi="TH Sarabun New"/>
          <w:sz w:val="32"/>
          <w:cs/>
        </w:rPr>
        <w:t xml:space="preserve">เมื่อเลือกเมนูหมายเลข </w:t>
      </w:r>
      <w:r w:rsidR="00D07FE8">
        <w:rPr>
          <w:rFonts w:ascii="TH Sarabun New" w:hAnsi="TH Sarabun New" w:hint="cs"/>
          <w:sz w:val="32"/>
          <w:cs/>
        </w:rPr>
        <w:t xml:space="preserve">1 </w:t>
      </w:r>
      <w:r>
        <w:rPr>
          <w:rFonts w:ascii="TH Sarabun New" w:hAnsi="TH Sarabun New" w:hint="cs"/>
          <w:sz w:val="32"/>
          <w:cs/>
        </w:rPr>
        <w:t>เพิ่มสมาชิก</w:t>
      </w:r>
      <w:r w:rsidR="00D07FE8">
        <w:rPr>
          <w:rFonts w:ascii="TH Sarabun New" w:hAnsi="TH Sarabun New" w:hint="cs"/>
          <w:sz w:val="32"/>
          <w:cs/>
        </w:rPr>
        <w:t xml:space="preserve"> </w:t>
      </w:r>
      <w:r w:rsidR="00D07FE8" w:rsidRPr="00D07FE8">
        <w:rPr>
          <w:rFonts w:ascii="TH Sarabun New" w:hAnsi="TH Sarabun New"/>
          <w:sz w:val="32"/>
          <w:cs/>
        </w:rPr>
        <w:t>จะปรากฎหัวข้อการกรอกข้อมูลของ</w:t>
      </w:r>
      <w:r w:rsidR="00D07FE8">
        <w:rPr>
          <w:rFonts w:ascii="TH Sarabun New" w:hAnsi="TH Sarabun New" w:hint="cs"/>
          <w:sz w:val="32"/>
          <w:cs/>
        </w:rPr>
        <w:t>สมาชิกที่</w:t>
      </w:r>
      <w:r w:rsidR="00D07FE8" w:rsidRPr="00D07FE8">
        <w:rPr>
          <w:rFonts w:ascii="TH Sarabun New" w:hAnsi="TH Sarabun New"/>
          <w:sz w:val="32"/>
          <w:cs/>
        </w:rPr>
        <w:t xml:space="preserve">จะเพิ่ม เช่น </w:t>
      </w:r>
      <w:r w:rsidR="00D07FE8">
        <w:rPr>
          <w:rFonts w:ascii="TH Sarabun New" w:hAnsi="TH Sarabun New" w:hint="cs"/>
          <w:sz w:val="32"/>
          <w:cs/>
        </w:rPr>
        <w:t>ชื่อ - สกุล</w:t>
      </w:r>
      <w:r w:rsidR="00137EA7">
        <w:rPr>
          <w:rFonts w:ascii="TH Sarabun New" w:hAnsi="TH Sarabun New" w:hint="cs"/>
          <w:sz w:val="32"/>
          <w:cs/>
        </w:rPr>
        <w:t xml:space="preserve"> เบอร์โทร</w:t>
      </w:r>
    </w:p>
    <w:p w14:paraId="58486FCD" w14:textId="747D33BB" w:rsidR="00A33B17" w:rsidRDefault="00A33B17" w:rsidP="009423D3">
      <w:pPr>
        <w:pStyle w:val="Heading2"/>
        <w:spacing w:line="240" w:lineRule="auto"/>
      </w:pPr>
      <w:bookmarkStart w:id="46" w:name="_Toc210379714"/>
      <w:bookmarkStart w:id="47" w:name="_Toc210387084"/>
      <w:r>
        <w:rPr>
          <w:rFonts w:hint="cs"/>
          <w:cs/>
        </w:rPr>
        <w:t>การใช้งานโปรแกรมแสดงข้อมูล</w:t>
      </w:r>
      <w:bookmarkEnd w:id="46"/>
      <w:bookmarkEnd w:id="47"/>
    </w:p>
    <w:p w14:paraId="5C88AC56" w14:textId="2CDD76A6" w:rsidR="002F3928" w:rsidRDefault="002F3928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t xml:space="preserve">        </w:t>
      </w:r>
      <w:r>
        <w:rPr>
          <w:rFonts w:ascii="TH Sarabun New" w:hAnsi="TH Sarabun New"/>
          <w:sz w:val="32"/>
        </w:rPr>
        <w:t xml:space="preserve">3.3.1 </w:t>
      </w:r>
      <w:r w:rsidR="00BA7CC5">
        <w:rPr>
          <w:rFonts w:ascii="TH Sarabun New" w:hAnsi="TH Sarabun New" w:hint="cs"/>
          <w:sz w:val="32"/>
          <w:cs/>
        </w:rPr>
        <w:t xml:space="preserve">เมื่อผู้ใช้งานอยู่ที่เมนู จัดการหนังสือ </w:t>
      </w:r>
      <w:r w:rsidR="00A57965">
        <w:rPr>
          <w:rFonts w:ascii="TH Sarabun New" w:hAnsi="TH Sarabun New" w:hint="cs"/>
          <w:sz w:val="32"/>
          <w:cs/>
        </w:rPr>
        <w:t>กรอกหมายเลข 2 เพื่อดูเนื้อหาของหนังสือทั้งหมด</w:t>
      </w:r>
    </w:p>
    <w:p w14:paraId="3BEEBFFA" w14:textId="4AC652A3" w:rsidR="00DA0A42" w:rsidRDefault="00F16361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55D1B52" wp14:editId="064F71E8">
                <wp:simplePos x="0" y="0"/>
                <wp:positionH relativeFrom="column">
                  <wp:posOffset>2076450</wp:posOffset>
                </wp:positionH>
                <wp:positionV relativeFrom="paragraph">
                  <wp:posOffset>483583</wp:posOffset>
                </wp:positionV>
                <wp:extent cx="1032387" cy="258158"/>
                <wp:effectExtent l="19050" t="19050" r="15875" b="27940"/>
                <wp:wrapNone/>
                <wp:docPr id="2071509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387" cy="258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B26CA8" w14:textId="77777777" w:rsidR="00F16361" w:rsidRDefault="00F163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1B52" id="Text Box 14" o:spid="_x0000_s1029" type="#_x0000_t202" style="position:absolute;left:0;text-align:left;margin-left:163.5pt;margin-top:38.1pt;width:81.3pt;height:20.3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" filled="f" strokecolor="red" strokeweight="2.25pt">
                <v:textbox>
                  <w:txbxContent>
                    <w:p w14:paraId="10B26CA8" w14:textId="77777777" w:rsidR="00F16361" w:rsidRDefault="00F16361"/>
                  </w:txbxContent>
                </v:textbox>
              </v:shape>
            </w:pict>
          </mc:Fallback>
        </mc:AlternateContent>
      </w:r>
      <w:r w:rsidR="00DA0A42" w:rsidRPr="00213B51">
        <w:rPr>
          <w:rFonts w:ascii="TH Sarabun New" w:hAnsi="TH Sarabun New"/>
          <w:noProof/>
          <w:sz w:val="32"/>
        </w:rPr>
        <w:drawing>
          <wp:inline distT="0" distB="0" distL="0" distR="0" wp14:anchorId="444608C7" wp14:editId="53DEBB5A">
            <wp:extent cx="2733675" cy="1605280"/>
            <wp:effectExtent l="76200" t="76200" r="142875" b="128270"/>
            <wp:docPr id="13839246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6972A" w14:textId="03923D5D" w:rsidR="00603331" w:rsidRDefault="00603331" w:rsidP="009423D3">
      <w:pPr>
        <w:pStyle w:val="a"/>
        <w:spacing w:line="240" w:lineRule="auto"/>
        <w:rPr>
          <w:cs/>
        </w:rPr>
      </w:pPr>
      <w:bookmarkStart w:id="48" w:name="_Toc210495200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10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8A4B3B">
        <w:rPr>
          <w:rFonts w:hint="cs"/>
          <w:b/>
          <w:bCs w:val="0"/>
          <w:cs/>
        </w:rPr>
        <w:t>การดู</w:t>
      </w:r>
      <w:r w:rsidR="008A4B3B" w:rsidRPr="008A4B3B">
        <w:rPr>
          <w:rFonts w:hint="cs"/>
          <w:b/>
          <w:bCs w:val="0"/>
          <w:cs/>
        </w:rPr>
        <w:t>หนังสือทั้งหมด</w:t>
      </w:r>
      <w:bookmarkEnd w:id="48"/>
    </w:p>
    <w:p w14:paraId="2846BE0E" w14:textId="24BEAB82" w:rsidR="00F42635" w:rsidRDefault="00B424F6" w:rsidP="009423D3">
      <w:pPr>
        <w:spacing w:line="240" w:lineRule="auto"/>
        <w:ind w:left="710"/>
        <w:rPr>
          <w:rFonts w:ascii="TH Sarabun New" w:hAnsi="TH Sarabun New"/>
          <w:sz w:val="32"/>
        </w:rPr>
      </w:pPr>
      <w:r w:rsidRPr="00B424F6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598336" behindDoc="0" locked="0" layoutInCell="1" allowOverlap="1" wp14:anchorId="0AB66AC4" wp14:editId="7B2426B7">
            <wp:simplePos x="0" y="0"/>
            <wp:positionH relativeFrom="column">
              <wp:posOffset>76200</wp:posOffset>
            </wp:positionH>
            <wp:positionV relativeFrom="paragraph">
              <wp:posOffset>504190</wp:posOffset>
            </wp:positionV>
            <wp:extent cx="5731510" cy="1353185"/>
            <wp:effectExtent l="76200" t="76200" r="135890" b="132715"/>
            <wp:wrapThrough wrapText="bothSides">
              <wp:wrapPolygon edited="0">
                <wp:start x="-144" y="-1216"/>
                <wp:lineTo x="-287" y="-912"/>
                <wp:lineTo x="-287" y="22198"/>
                <wp:lineTo x="-144" y="23414"/>
                <wp:lineTo x="21897" y="23414"/>
                <wp:lineTo x="22040" y="18853"/>
                <wp:lineTo x="22040" y="3953"/>
                <wp:lineTo x="21897" y="-608"/>
                <wp:lineTo x="21897" y="-1216"/>
                <wp:lineTo x="-144" y="-1216"/>
              </wp:wrapPolygon>
            </wp:wrapThrough>
            <wp:docPr id="9965738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38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635">
        <w:rPr>
          <w:rFonts w:ascii="TH Sarabun New" w:hAnsi="TH Sarabun New"/>
          <w:sz w:val="32"/>
          <w:cs/>
        </w:rPr>
        <w:tab/>
      </w:r>
      <w:r w:rsidR="00F42635">
        <w:rPr>
          <w:rFonts w:ascii="TH Sarabun New" w:hAnsi="TH Sarabun New"/>
          <w:sz w:val="32"/>
          <w:cs/>
        </w:rPr>
        <w:tab/>
      </w:r>
      <w:r w:rsidR="00F42635">
        <w:rPr>
          <w:rFonts w:ascii="TH Sarabun New" w:hAnsi="TH Sarabun New" w:hint="cs"/>
          <w:sz w:val="32"/>
          <w:cs/>
        </w:rPr>
        <w:t xml:space="preserve">3.3.2 </w:t>
      </w:r>
      <w:r w:rsidR="006B701B">
        <w:rPr>
          <w:rFonts w:ascii="TH Sarabun New" w:hAnsi="TH Sarabun New" w:hint="cs"/>
          <w:sz w:val="32"/>
          <w:cs/>
        </w:rPr>
        <w:t>เมื่อกรอกหมายเลข 2 แล้ว จะปรากฏข้อมูล</w:t>
      </w:r>
      <w:r w:rsidR="00B41F62">
        <w:rPr>
          <w:rFonts w:ascii="TH Sarabun New" w:hAnsi="TH Sarabun New" w:hint="cs"/>
          <w:sz w:val="32"/>
          <w:cs/>
        </w:rPr>
        <w:t>ของ</w:t>
      </w:r>
      <w:r w:rsidR="006B701B">
        <w:rPr>
          <w:rFonts w:ascii="TH Sarabun New" w:hAnsi="TH Sarabun New" w:hint="cs"/>
          <w:sz w:val="32"/>
          <w:cs/>
        </w:rPr>
        <w:t>หนังสือ</w:t>
      </w:r>
      <w:r w:rsidR="00B41F62">
        <w:rPr>
          <w:rFonts w:ascii="TH Sarabun New" w:hAnsi="TH Sarabun New" w:hint="cs"/>
          <w:sz w:val="32"/>
          <w:cs/>
        </w:rPr>
        <w:t>ทั้งหมด</w:t>
      </w:r>
    </w:p>
    <w:p w14:paraId="617D3341" w14:textId="16A94305" w:rsidR="00603331" w:rsidRDefault="00603331" w:rsidP="009423D3">
      <w:pPr>
        <w:pStyle w:val="a"/>
        <w:spacing w:line="240" w:lineRule="auto"/>
        <w:rPr>
          <w:cs/>
        </w:rPr>
      </w:pPr>
      <w:bookmarkStart w:id="49" w:name="_Toc21049520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11</w:t>
      </w:r>
      <w:r w:rsidR="00883471">
        <w:rPr>
          <w:b/>
          <w:bCs w:val="0"/>
        </w:rPr>
        <w:fldChar w:fldCharType="end"/>
      </w:r>
      <w:r w:rsidR="008A4B3B">
        <w:rPr>
          <w:rFonts w:hint="cs"/>
          <w:cs/>
        </w:rPr>
        <w:t xml:space="preserve"> </w:t>
      </w:r>
      <w:r w:rsidR="008A4B3B" w:rsidRPr="008A4B3B">
        <w:rPr>
          <w:rFonts w:hint="cs"/>
          <w:b/>
          <w:bCs w:val="0"/>
          <w:cs/>
        </w:rPr>
        <w:t>รายการหนังสือทั้งหมด</w:t>
      </w:r>
      <w:bookmarkEnd w:id="49"/>
    </w:p>
    <w:p w14:paraId="3FA23AFB" w14:textId="79AD44CE" w:rsidR="00B424F6" w:rsidRDefault="00E64B56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>3.3.3 เมื่อผู้ใช้งานอยู่ที่เมนู จัดการสมาชิก กรอกหมายเลข 2 เพื่อดูเนื้อหาของสมาชิกทั้งหมด</w:t>
      </w:r>
    </w:p>
    <w:p w14:paraId="17BD1F73" w14:textId="77777777" w:rsidR="000F016B" w:rsidRDefault="000F016B" w:rsidP="009423D3">
      <w:pPr>
        <w:spacing w:line="240" w:lineRule="auto"/>
        <w:ind w:left="1430" w:firstLine="1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3.3.4 เมื่อกรอกหมายเลข 2 แล้ว จะปรากฏข้อมูลของสมาชิกทั้งหมด</w:t>
      </w:r>
    </w:p>
    <w:p w14:paraId="3655E19D" w14:textId="77777777" w:rsidR="000F016B" w:rsidRDefault="000F016B" w:rsidP="009423D3">
      <w:pPr>
        <w:spacing w:line="240" w:lineRule="auto"/>
        <w:ind w:left="710"/>
        <w:rPr>
          <w:rFonts w:ascii="TH Sarabun New" w:hAnsi="TH Sarabun New"/>
          <w:sz w:val="32"/>
        </w:rPr>
      </w:pPr>
    </w:p>
    <w:p w14:paraId="3FE9DB44" w14:textId="3AC8028F" w:rsidR="001763EE" w:rsidRDefault="001763EE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1763EE">
        <w:rPr>
          <w:rFonts w:ascii="TH Sarabun New" w:hAnsi="TH Sarabun New"/>
          <w:noProof/>
          <w:sz w:val="32"/>
          <w:cs/>
        </w:rPr>
        <w:drawing>
          <wp:inline distT="0" distB="0" distL="0" distR="0" wp14:anchorId="261700F7" wp14:editId="50BD10D9">
            <wp:extent cx="3543795" cy="1190791"/>
            <wp:effectExtent l="76200" t="76200" r="133350" b="142875"/>
            <wp:docPr id="3640731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3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90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C12FA" w14:textId="738B16CA" w:rsidR="00603331" w:rsidRPr="00603331" w:rsidRDefault="00603331" w:rsidP="009423D3">
      <w:pPr>
        <w:pStyle w:val="a"/>
        <w:spacing w:line="240" w:lineRule="auto"/>
        <w:rPr>
          <w:b/>
          <w:bCs w:val="0"/>
          <w:cs/>
        </w:rPr>
      </w:pPr>
      <w:bookmarkStart w:id="50" w:name="_Toc210495202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12</w:t>
      </w:r>
      <w:r w:rsidR="00883471">
        <w:rPr>
          <w:b/>
          <w:bCs w:val="0"/>
        </w:rPr>
        <w:fldChar w:fldCharType="end"/>
      </w:r>
      <w:r w:rsidR="008A4B3B">
        <w:rPr>
          <w:b/>
          <w:bCs w:val="0"/>
        </w:rPr>
        <w:t xml:space="preserve"> </w:t>
      </w:r>
      <w:r w:rsidR="008A4B3B">
        <w:rPr>
          <w:rFonts w:hint="cs"/>
          <w:b/>
          <w:bCs w:val="0"/>
          <w:cs/>
        </w:rPr>
        <w:t>รายการสมาชิกทั้งหมด</w:t>
      </w:r>
      <w:bookmarkEnd w:id="50"/>
    </w:p>
    <w:p w14:paraId="2A92368F" w14:textId="0E3C7145" w:rsidR="00505785" w:rsidRDefault="00505785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3.3.5 เมื่อผู้ใช้งานอยู่ที่เมนู </w:t>
      </w:r>
      <w:r w:rsidR="003C5650" w:rsidRPr="003C5650">
        <w:rPr>
          <w:rFonts w:ascii="TH Sarabun New" w:hAnsi="TH Sarabun New"/>
          <w:sz w:val="32"/>
          <w:cs/>
        </w:rPr>
        <w:t>จัดการการยืม - คืน</w:t>
      </w:r>
      <w:r w:rsidR="003C5650" w:rsidRPr="002C50FB">
        <w:rPr>
          <w:cs/>
        </w:rPr>
        <w:t xml:space="preserve"> </w:t>
      </w:r>
      <w:r>
        <w:rPr>
          <w:rFonts w:ascii="TH Sarabun New" w:hAnsi="TH Sarabun New" w:hint="cs"/>
          <w:sz w:val="32"/>
          <w:cs/>
        </w:rPr>
        <w:t>กรอกหมายเลข 3 เพื่อดูเนื้อหาของการยืม - คืน ทั้งหมด</w:t>
      </w:r>
    </w:p>
    <w:p w14:paraId="54F06E02" w14:textId="1802D9D5" w:rsidR="00E0677D" w:rsidRDefault="00287C7D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06B7368" wp14:editId="09D653F1">
                <wp:simplePos x="0" y="0"/>
                <wp:positionH relativeFrom="column">
                  <wp:posOffset>2315497</wp:posOffset>
                </wp:positionH>
                <wp:positionV relativeFrom="paragraph">
                  <wp:posOffset>770767</wp:posOffset>
                </wp:positionV>
                <wp:extent cx="1135626" cy="228600"/>
                <wp:effectExtent l="19050" t="19050" r="26670" b="19050"/>
                <wp:wrapNone/>
                <wp:docPr id="7561133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6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80B5BD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B7368" id="Text Box 15" o:spid="_x0000_s1030" type="#_x0000_t202" style="position:absolute;left:0;text-align:left;margin-left:182.3pt;margin-top:60.7pt;width:89.4pt;height:1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" filled="f" strokecolor="red" strokeweight="2.25pt">
                <v:textbox>
                  <w:txbxContent>
                    <w:p w14:paraId="3880B5BD" w14:textId="77777777" w:rsidR="00287C7D" w:rsidRDefault="00287C7D"/>
                  </w:txbxContent>
                </v:textbox>
              </v:shape>
            </w:pict>
          </mc:Fallback>
        </mc:AlternateContent>
      </w:r>
      <w:r w:rsidR="00E0677D" w:rsidRPr="00E0677D">
        <w:rPr>
          <w:rFonts w:ascii="TH Sarabun New" w:hAnsi="TH Sarabun New"/>
          <w:noProof/>
          <w:sz w:val="32"/>
        </w:rPr>
        <w:drawing>
          <wp:inline distT="0" distB="0" distL="0" distR="0" wp14:anchorId="3E8F9E39" wp14:editId="06D98559">
            <wp:extent cx="1895740" cy="1390844"/>
            <wp:effectExtent l="76200" t="76200" r="142875" b="133350"/>
            <wp:docPr id="6356943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4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DAA50" w14:textId="66739333" w:rsidR="00603331" w:rsidRDefault="00603331" w:rsidP="009423D3">
      <w:pPr>
        <w:pStyle w:val="a"/>
        <w:spacing w:line="240" w:lineRule="auto"/>
        <w:rPr>
          <w:cs/>
        </w:rPr>
      </w:pPr>
      <w:bookmarkStart w:id="51" w:name="_Toc21049520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13</w:t>
      </w:r>
      <w:r w:rsidR="00883471">
        <w:rPr>
          <w:b/>
          <w:bCs w:val="0"/>
        </w:rPr>
        <w:fldChar w:fldCharType="end"/>
      </w:r>
      <w:r w:rsidR="008A4B3B">
        <w:t xml:space="preserve"> </w:t>
      </w:r>
      <w:r w:rsidR="008A4B3B" w:rsidRPr="008A4B3B">
        <w:rPr>
          <w:rFonts w:hint="cs"/>
          <w:b/>
          <w:bCs w:val="0"/>
          <w:cs/>
        </w:rPr>
        <w:t>การดูประวัติยืม - คืน</w:t>
      </w:r>
      <w:bookmarkEnd w:id="51"/>
    </w:p>
    <w:p w14:paraId="0D144F9D" w14:textId="2D6EB598" w:rsidR="00DB3F3F" w:rsidRDefault="005C272A" w:rsidP="009423D3">
      <w:pPr>
        <w:spacing w:line="240" w:lineRule="auto"/>
        <w:ind w:left="710"/>
        <w:rPr>
          <w:rFonts w:ascii="TH Sarabun New" w:hAnsi="TH Sarabun New"/>
          <w:sz w:val="32"/>
        </w:rPr>
      </w:pPr>
      <w:r w:rsidRPr="00CE7F10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601408" behindDoc="0" locked="0" layoutInCell="1" allowOverlap="1" wp14:anchorId="6E14257F" wp14:editId="5F516B6C">
            <wp:simplePos x="0" y="0"/>
            <wp:positionH relativeFrom="column">
              <wp:posOffset>11067</wp:posOffset>
            </wp:positionH>
            <wp:positionV relativeFrom="paragraph">
              <wp:posOffset>520882</wp:posOffset>
            </wp:positionV>
            <wp:extent cx="5731510" cy="905510"/>
            <wp:effectExtent l="76200" t="76200" r="135890" b="142240"/>
            <wp:wrapTopAndBottom/>
            <wp:docPr id="9064705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056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1D62">
        <w:rPr>
          <w:rFonts w:ascii="TH Sarabun New" w:hAnsi="TH Sarabun New" w:hint="cs"/>
          <w:sz w:val="32"/>
          <w:cs/>
        </w:rPr>
        <w:t>3.3.</w:t>
      </w:r>
      <w:r w:rsidR="00322BB6">
        <w:rPr>
          <w:rFonts w:ascii="TH Sarabun New" w:hAnsi="TH Sarabun New" w:hint="cs"/>
          <w:sz w:val="32"/>
          <w:cs/>
        </w:rPr>
        <w:t>6</w:t>
      </w:r>
      <w:r w:rsidR="00841D62">
        <w:rPr>
          <w:rFonts w:ascii="TH Sarabun New" w:hAnsi="TH Sarabun New" w:hint="cs"/>
          <w:sz w:val="32"/>
          <w:cs/>
        </w:rPr>
        <w:t xml:space="preserve"> </w:t>
      </w:r>
      <w:r w:rsidR="00322BB6">
        <w:rPr>
          <w:rFonts w:ascii="TH Sarabun New" w:hAnsi="TH Sarabun New" w:hint="cs"/>
          <w:sz w:val="32"/>
          <w:cs/>
        </w:rPr>
        <w:t xml:space="preserve">เมื่อกรอกหมายเลข </w:t>
      </w:r>
      <w:r w:rsidR="000176E5">
        <w:rPr>
          <w:rFonts w:ascii="TH Sarabun New" w:hAnsi="TH Sarabun New" w:hint="cs"/>
          <w:sz w:val="32"/>
          <w:cs/>
        </w:rPr>
        <w:t>3</w:t>
      </w:r>
      <w:r w:rsidR="00322BB6">
        <w:rPr>
          <w:rFonts w:ascii="TH Sarabun New" w:hAnsi="TH Sarabun New" w:hint="cs"/>
          <w:sz w:val="32"/>
          <w:cs/>
        </w:rPr>
        <w:t xml:space="preserve"> แล้ว จะปรากฏข้อมูลของ</w:t>
      </w:r>
      <w:r w:rsidR="000176E5">
        <w:rPr>
          <w:rFonts w:ascii="TH Sarabun New" w:hAnsi="TH Sarabun New" w:hint="cs"/>
          <w:sz w:val="32"/>
          <w:cs/>
        </w:rPr>
        <w:t xml:space="preserve">การยืม </w:t>
      </w:r>
      <w:r>
        <w:rPr>
          <w:rFonts w:ascii="TH Sarabun New" w:hAnsi="TH Sarabun New"/>
          <w:sz w:val="32"/>
          <w:cs/>
        </w:rPr>
        <w:t>–</w:t>
      </w:r>
      <w:r w:rsidR="000176E5">
        <w:rPr>
          <w:rFonts w:ascii="TH Sarabun New" w:hAnsi="TH Sarabun New" w:hint="cs"/>
          <w:sz w:val="32"/>
          <w:cs/>
        </w:rPr>
        <w:t xml:space="preserve"> คืน</w:t>
      </w:r>
      <w:r w:rsidR="00322BB6">
        <w:rPr>
          <w:rFonts w:ascii="TH Sarabun New" w:hAnsi="TH Sarabun New" w:hint="cs"/>
          <w:sz w:val="32"/>
          <w:cs/>
        </w:rPr>
        <w:t>ทั้งหมด</w:t>
      </w:r>
    </w:p>
    <w:p w14:paraId="7166C9F6" w14:textId="4C8C8662" w:rsidR="00841D62" w:rsidRPr="000176E5" w:rsidRDefault="005C272A" w:rsidP="009423D3">
      <w:pPr>
        <w:pStyle w:val="a"/>
        <w:spacing w:line="240" w:lineRule="auto"/>
        <w:rPr>
          <w:cs/>
        </w:rPr>
      </w:pPr>
      <w:bookmarkStart w:id="52" w:name="_Toc210495204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14</w:t>
      </w:r>
      <w:r w:rsidR="00883471">
        <w:rPr>
          <w:b/>
          <w:bCs w:val="0"/>
        </w:rPr>
        <w:fldChar w:fldCharType="end"/>
      </w:r>
      <w:r w:rsidR="008A4B3B">
        <w:rPr>
          <w:rFonts w:hint="cs"/>
          <w:cs/>
        </w:rPr>
        <w:t xml:space="preserve"> </w:t>
      </w:r>
      <w:r w:rsidR="008A4B3B" w:rsidRPr="008A4B3B">
        <w:rPr>
          <w:rFonts w:hint="cs"/>
          <w:b/>
          <w:bCs w:val="0"/>
          <w:cs/>
        </w:rPr>
        <w:t>แสดงรายการยืม - คืน</w:t>
      </w:r>
      <w:bookmarkEnd w:id="52"/>
    </w:p>
    <w:p w14:paraId="41D55F1E" w14:textId="6283C72F" w:rsidR="00A33B17" w:rsidRDefault="00A33B17" w:rsidP="009423D3">
      <w:pPr>
        <w:pStyle w:val="Heading2"/>
        <w:spacing w:line="240" w:lineRule="auto"/>
      </w:pPr>
      <w:bookmarkStart w:id="53" w:name="_Toc210379715"/>
      <w:bookmarkStart w:id="54" w:name="_Toc210387085"/>
      <w:r>
        <w:rPr>
          <w:rFonts w:hint="cs"/>
          <w:cs/>
        </w:rPr>
        <w:t>การใช้งานโปรแกรมแก้ใขข้อมูล</w:t>
      </w:r>
      <w:bookmarkEnd w:id="53"/>
      <w:bookmarkEnd w:id="54"/>
    </w:p>
    <w:p w14:paraId="6143D238" w14:textId="5B39D773" w:rsidR="00A33B17" w:rsidRPr="005815F6" w:rsidRDefault="00105EBB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>
        <w:t xml:space="preserve">       </w:t>
      </w:r>
      <w:r>
        <w:rPr>
          <w:rFonts w:ascii="TH Sarabun New" w:hAnsi="TH Sarabun New"/>
          <w:sz w:val="32"/>
        </w:rPr>
        <w:t xml:space="preserve">3.4.1 </w:t>
      </w:r>
      <w:r w:rsidR="00976CD4">
        <w:rPr>
          <w:rFonts w:ascii="TH Sarabun New" w:hAnsi="TH Sarabun New" w:hint="cs"/>
          <w:sz w:val="32"/>
          <w:cs/>
        </w:rPr>
        <w:t>เมื่อผู้ใช้งานอยู่ที่เมนู จัดการหนังสือ กรอก</w:t>
      </w:r>
      <w:r w:rsidR="00976CD4" w:rsidRPr="00976CD4">
        <w:rPr>
          <w:rFonts w:ascii="TH Sarabun New" w:hAnsi="TH Sarabun New"/>
          <w:sz w:val="32"/>
          <w:cs/>
        </w:rPr>
        <w:t xml:space="preserve">หมายเลข </w:t>
      </w:r>
      <w:r w:rsidR="00976CD4">
        <w:rPr>
          <w:rFonts w:ascii="TH Sarabun New" w:hAnsi="TH Sarabun New" w:hint="cs"/>
          <w:sz w:val="32"/>
          <w:cs/>
        </w:rPr>
        <w:t>3</w:t>
      </w:r>
      <w:r w:rsidR="00976CD4" w:rsidRPr="00976CD4">
        <w:rPr>
          <w:rFonts w:ascii="TH Sarabun New" w:hAnsi="TH Sarabun New"/>
          <w:sz w:val="32"/>
        </w:rPr>
        <w:t xml:space="preserve"> </w:t>
      </w:r>
      <w:r w:rsidR="00A33B17" w:rsidRPr="00976CD4">
        <w:rPr>
          <w:rFonts w:ascii="TH Sarabun New" w:hAnsi="TH Sarabun New"/>
          <w:sz w:val="32"/>
          <w:cs/>
        </w:rPr>
        <w:t>การใช้งานโปรแกรม</w:t>
      </w:r>
      <w:r w:rsidR="00976CD4">
        <w:rPr>
          <w:rFonts w:ascii="TH Sarabun New" w:hAnsi="TH Sarabun New" w:hint="cs"/>
          <w:sz w:val="32"/>
          <w:cs/>
        </w:rPr>
        <w:t>แก้ใข</w:t>
      </w:r>
      <w:r w:rsidR="00A33B17" w:rsidRPr="00976CD4">
        <w:rPr>
          <w:rFonts w:ascii="TH Sarabun New" w:hAnsi="TH Sarabun New"/>
          <w:sz w:val="32"/>
          <w:cs/>
        </w:rPr>
        <w:t>ข้อมูล</w:t>
      </w:r>
      <w:r w:rsidR="005815F6">
        <w:rPr>
          <w:rFonts w:ascii="TH Sarabun New" w:hAnsi="TH Sarabun New" w:hint="cs"/>
          <w:sz w:val="32"/>
          <w:cs/>
        </w:rPr>
        <w:t>หนังสือ</w:t>
      </w:r>
    </w:p>
    <w:p w14:paraId="237C88F7" w14:textId="1BBCFD76" w:rsidR="00976CD4" w:rsidRDefault="00287C7D" w:rsidP="009423D3">
      <w:pPr>
        <w:spacing w:line="240" w:lineRule="auto"/>
        <w:ind w:left="720"/>
        <w:jc w:val="center"/>
      </w:pPr>
      <w:r>
        <w:rPr>
          <w:rFonts w:ascii="TH Sarabun New" w:hAnsi="TH Sarabun New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C544BA5" wp14:editId="3D4952CF">
                <wp:simplePos x="0" y="0"/>
                <wp:positionH relativeFrom="column">
                  <wp:posOffset>2079523</wp:posOffset>
                </wp:positionH>
                <wp:positionV relativeFrom="paragraph">
                  <wp:posOffset>737419</wp:posOffset>
                </wp:positionV>
                <wp:extent cx="604683" cy="243349"/>
                <wp:effectExtent l="19050" t="19050" r="24130" b="23495"/>
                <wp:wrapNone/>
                <wp:docPr id="199422965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683" cy="2433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68B522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44BA5" id="Text Box 16" o:spid="_x0000_s1031" type="#_x0000_t202" style="position:absolute;left:0;text-align:left;margin-left:163.75pt;margin-top:58.05pt;width:47.6pt;height:19.1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" filled="f" strokecolor="red" strokeweight="2.25pt">
                <v:textbox>
                  <w:txbxContent>
                    <w:p w14:paraId="2568B522" w14:textId="77777777" w:rsidR="00287C7D" w:rsidRDefault="00287C7D"/>
                  </w:txbxContent>
                </v:textbox>
              </v:shape>
            </w:pict>
          </mc:Fallback>
        </mc:AlternateContent>
      </w:r>
      <w:r w:rsidR="00976CD4" w:rsidRPr="00213B51">
        <w:rPr>
          <w:rFonts w:ascii="TH Sarabun New" w:hAnsi="TH Sarabun New"/>
          <w:noProof/>
          <w:sz w:val="32"/>
        </w:rPr>
        <w:drawing>
          <wp:inline distT="0" distB="0" distL="0" distR="0" wp14:anchorId="270091F0" wp14:editId="5BEB7688">
            <wp:extent cx="2733675" cy="1605280"/>
            <wp:effectExtent l="76200" t="76200" r="142875" b="128270"/>
            <wp:docPr id="6716887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0EFE7" w14:textId="2F376B73" w:rsidR="005C272A" w:rsidRDefault="005C272A" w:rsidP="009423D3">
      <w:pPr>
        <w:pStyle w:val="a"/>
        <w:spacing w:line="240" w:lineRule="auto"/>
        <w:rPr>
          <w:cs/>
        </w:rPr>
      </w:pPr>
      <w:bookmarkStart w:id="55" w:name="_Toc210495205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15</w:t>
      </w:r>
      <w:r w:rsidR="00883471">
        <w:rPr>
          <w:b/>
          <w:bCs w:val="0"/>
        </w:rPr>
        <w:fldChar w:fldCharType="end"/>
      </w:r>
      <w:r w:rsidR="008A4B3B">
        <w:t xml:space="preserve"> </w:t>
      </w:r>
      <w:r w:rsidR="00D10702" w:rsidRPr="00D10702">
        <w:rPr>
          <w:rFonts w:hint="cs"/>
          <w:b/>
          <w:bCs w:val="0"/>
          <w:cs/>
        </w:rPr>
        <w:t>การแก้ใขเมนูหนังสือ</w:t>
      </w:r>
      <w:bookmarkEnd w:id="55"/>
    </w:p>
    <w:p w14:paraId="13FE9E93" w14:textId="3573A476" w:rsidR="00692AF0" w:rsidRPr="00B24F19" w:rsidRDefault="00692AF0" w:rsidP="009423D3">
      <w:pPr>
        <w:spacing w:line="240" w:lineRule="auto"/>
        <w:ind w:left="1430" w:firstLine="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3.4.2 </w:t>
      </w:r>
      <w:r w:rsidR="007667F4">
        <w:rPr>
          <w:rFonts w:ascii="TH Sarabun New" w:hAnsi="TH Sarabun New" w:hint="cs"/>
          <w:sz w:val="32"/>
          <w:cs/>
        </w:rPr>
        <w:t xml:space="preserve">เมื่อกรอกหมายเลข 3 แล้ว </w:t>
      </w:r>
      <w:r w:rsidR="00FB3108" w:rsidRPr="00D07FE8">
        <w:rPr>
          <w:rFonts w:ascii="TH Sarabun New" w:hAnsi="TH Sarabun New"/>
          <w:sz w:val="32"/>
          <w:cs/>
        </w:rPr>
        <w:t>จะปรากฎหัวข้อการกรอกข้อมูลของ</w:t>
      </w:r>
      <w:r w:rsidR="00FB3108">
        <w:rPr>
          <w:rFonts w:ascii="TH Sarabun New" w:hAnsi="TH Sarabun New" w:hint="cs"/>
          <w:sz w:val="32"/>
          <w:cs/>
        </w:rPr>
        <w:t>หนังสือที่</w:t>
      </w:r>
      <w:r w:rsidR="00FB3108" w:rsidRPr="00D07FE8">
        <w:rPr>
          <w:rFonts w:ascii="TH Sarabun New" w:hAnsi="TH Sarabun New"/>
          <w:sz w:val="32"/>
          <w:cs/>
        </w:rPr>
        <w:t>จะ</w:t>
      </w:r>
      <w:r w:rsidR="00FB3108">
        <w:rPr>
          <w:rFonts w:ascii="TH Sarabun New" w:hAnsi="TH Sarabun New" w:hint="cs"/>
          <w:sz w:val="32"/>
          <w:cs/>
        </w:rPr>
        <w:t>แก้ใข</w:t>
      </w:r>
      <w:r w:rsidR="00FB3108" w:rsidRPr="00D07FE8">
        <w:rPr>
          <w:rFonts w:ascii="TH Sarabun New" w:hAnsi="TH Sarabun New"/>
          <w:sz w:val="32"/>
          <w:cs/>
        </w:rPr>
        <w:t xml:space="preserve"> เช่น </w:t>
      </w:r>
      <w:r w:rsidR="00FB3108">
        <w:rPr>
          <w:rFonts w:ascii="TH Sarabun New" w:hAnsi="TH Sarabun New" w:hint="cs"/>
          <w:sz w:val="32"/>
          <w:cs/>
        </w:rPr>
        <w:t xml:space="preserve">รหัสหนังสือ </w:t>
      </w:r>
      <w:r w:rsidR="00B24F19">
        <w:rPr>
          <w:rFonts w:ascii="TH Sarabun New" w:hAnsi="TH Sarabun New" w:hint="cs"/>
          <w:sz w:val="32"/>
          <w:cs/>
        </w:rPr>
        <w:t>ชื่อ ผู้แต่ง จำนวน</w:t>
      </w:r>
    </w:p>
    <w:p w14:paraId="37DA133A" w14:textId="036307F8" w:rsidR="00692AF0" w:rsidRDefault="00692AF0" w:rsidP="009423D3">
      <w:pPr>
        <w:spacing w:line="240" w:lineRule="auto"/>
        <w:ind w:left="720"/>
        <w:jc w:val="center"/>
      </w:pPr>
      <w:r w:rsidRPr="00692AF0">
        <w:rPr>
          <w:noProof/>
        </w:rPr>
        <w:drawing>
          <wp:inline distT="0" distB="0" distL="0" distR="0" wp14:anchorId="09355970" wp14:editId="3341AE77">
            <wp:extent cx="2695951" cy="1552792"/>
            <wp:effectExtent l="76200" t="76200" r="123825" b="142875"/>
            <wp:docPr id="4181068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0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52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635213" w14:textId="29797E99" w:rsidR="005C272A" w:rsidRPr="005C272A" w:rsidRDefault="005C272A" w:rsidP="009423D3">
      <w:pPr>
        <w:pStyle w:val="a"/>
        <w:spacing w:line="240" w:lineRule="auto"/>
        <w:rPr>
          <w:b/>
          <w:bCs w:val="0"/>
          <w:cs/>
        </w:rPr>
      </w:pPr>
      <w:bookmarkStart w:id="56" w:name="_Toc210495206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16</w:t>
      </w:r>
      <w:r w:rsidR="00883471">
        <w:rPr>
          <w:b/>
          <w:bCs w:val="0"/>
        </w:rPr>
        <w:fldChar w:fldCharType="end"/>
      </w:r>
      <w:r w:rsidR="00D10702">
        <w:rPr>
          <w:b/>
          <w:bCs w:val="0"/>
        </w:rPr>
        <w:t xml:space="preserve"> </w:t>
      </w:r>
      <w:r w:rsidR="00D10702">
        <w:rPr>
          <w:rFonts w:hint="cs"/>
          <w:b/>
          <w:bCs w:val="0"/>
          <w:cs/>
        </w:rPr>
        <w:t>แสดงตัวอย่างการแก้ใขหนังสือ</w:t>
      </w:r>
      <w:bookmarkEnd w:id="56"/>
    </w:p>
    <w:p w14:paraId="16716D77" w14:textId="1912AE95" w:rsidR="003D1CCE" w:rsidRDefault="003D1CCE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tab/>
      </w:r>
      <w:r w:rsidRPr="003D1CCE">
        <w:rPr>
          <w:rFonts w:ascii="TH Sarabun New" w:hAnsi="TH Sarabun New"/>
          <w:sz w:val="32"/>
        </w:rPr>
        <w:t xml:space="preserve">3.4.3 </w:t>
      </w:r>
      <w:r w:rsidR="004155AD">
        <w:rPr>
          <w:rFonts w:ascii="TH Sarabun New" w:hAnsi="TH Sarabun New" w:hint="cs"/>
          <w:sz w:val="32"/>
          <w:cs/>
        </w:rPr>
        <w:t>เมื่อผู้ใช้งานอยู่ที่เมนู จัดการสมาชิก กรอก</w:t>
      </w:r>
      <w:r w:rsidR="004155AD" w:rsidRPr="00976CD4">
        <w:rPr>
          <w:rFonts w:ascii="TH Sarabun New" w:hAnsi="TH Sarabun New"/>
          <w:sz w:val="32"/>
          <w:cs/>
        </w:rPr>
        <w:t xml:space="preserve">หมายเลข </w:t>
      </w:r>
      <w:r w:rsidR="004155AD">
        <w:rPr>
          <w:rFonts w:ascii="TH Sarabun New" w:hAnsi="TH Sarabun New" w:hint="cs"/>
          <w:sz w:val="32"/>
          <w:cs/>
        </w:rPr>
        <w:t>3</w:t>
      </w:r>
      <w:r w:rsidR="004155AD" w:rsidRPr="00976CD4">
        <w:rPr>
          <w:rFonts w:ascii="TH Sarabun New" w:hAnsi="TH Sarabun New"/>
          <w:sz w:val="32"/>
        </w:rPr>
        <w:t xml:space="preserve"> </w:t>
      </w:r>
      <w:r w:rsidR="004155AD" w:rsidRPr="00976CD4">
        <w:rPr>
          <w:rFonts w:ascii="TH Sarabun New" w:hAnsi="TH Sarabun New"/>
          <w:sz w:val="32"/>
          <w:cs/>
        </w:rPr>
        <w:t>การใช้งานโปรแกรม</w:t>
      </w:r>
      <w:r w:rsidR="004155AD">
        <w:rPr>
          <w:rFonts w:ascii="TH Sarabun New" w:hAnsi="TH Sarabun New" w:hint="cs"/>
          <w:sz w:val="32"/>
          <w:cs/>
        </w:rPr>
        <w:t>แก้ใข</w:t>
      </w:r>
      <w:r w:rsidR="004155AD" w:rsidRPr="00976CD4">
        <w:rPr>
          <w:rFonts w:ascii="TH Sarabun New" w:hAnsi="TH Sarabun New"/>
          <w:sz w:val="32"/>
          <w:cs/>
        </w:rPr>
        <w:t>ข้อมูล</w:t>
      </w:r>
      <w:r w:rsidR="009B1AAD">
        <w:rPr>
          <w:rFonts w:ascii="TH Sarabun New" w:hAnsi="TH Sarabun New" w:hint="cs"/>
          <w:sz w:val="32"/>
          <w:cs/>
        </w:rPr>
        <w:t>สมาชิก</w:t>
      </w:r>
    </w:p>
    <w:p w14:paraId="2BD05D37" w14:textId="682E7917" w:rsidR="00154156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9E86323" wp14:editId="7510953F">
                <wp:simplePos x="0" y="0"/>
                <wp:positionH relativeFrom="column">
                  <wp:posOffset>2116394</wp:posOffset>
                </wp:positionH>
                <wp:positionV relativeFrom="paragraph">
                  <wp:posOffset>784880</wp:posOffset>
                </wp:positionV>
                <wp:extent cx="921774" cy="228600"/>
                <wp:effectExtent l="19050" t="19050" r="12065" b="19050"/>
                <wp:wrapNone/>
                <wp:docPr id="59687719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77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E57D6D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86323" id="Text Box 17" o:spid="_x0000_s1032" type="#_x0000_t202" style="position:absolute;left:0;text-align:left;margin-left:166.65pt;margin-top:61.8pt;width:72.6pt;height:18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" filled="f" strokecolor="red" strokeweight="2.25pt">
                <v:textbox>
                  <w:txbxContent>
                    <w:p w14:paraId="74E57D6D" w14:textId="77777777" w:rsidR="00287C7D" w:rsidRDefault="00287C7D"/>
                  </w:txbxContent>
                </v:textbox>
              </v:shape>
            </w:pict>
          </mc:Fallback>
        </mc:AlternateContent>
      </w:r>
      <w:r w:rsidR="00154156" w:rsidRPr="00871698">
        <w:rPr>
          <w:rFonts w:ascii="TH Sarabun New" w:hAnsi="TH Sarabun New"/>
          <w:noProof/>
          <w:sz w:val="32"/>
        </w:rPr>
        <w:drawing>
          <wp:inline distT="0" distB="0" distL="0" distR="0" wp14:anchorId="2F0386AC" wp14:editId="35524808">
            <wp:extent cx="2629267" cy="1533739"/>
            <wp:effectExtent l="76200" t="76200" r="133350" b="142875"/>
            <wp:docPr id="2333293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26DD0" w14:textId="06EDD2B7" w:rsidR="005C272A" w:rsidRDefault="005C272A" w:rsidP="009423D3">
      <w:pPr>
        <w:pStyle w:val="a"/>
        <w:spacing w:line="240" w:lineRule="auto"/>
        <w:rPr>
          <w:cs/>
        </w:rPr>
      </w:pPr>
      <w:bookmarkStart w:id="57" w:name="_Toc210495207"/>
      <w:r>
        <w:rPr>
          <w:cs/>
        </w:rPr>
        <w:t>รูปภาพที่</w:t>
      </w:r>
      <w:r w:rsidRPr="005C272A">
        <w:rPr>
          <w:b/>
          <w:bCs w:val="0"/>
          <w:cs/>
        </w:rPr>
        <w:t xml:space="preserve"> </w:t>
      </w:r>
      <w:fldSimple w:instr=" STYLEREF 1 \s ">
        <w:r w:rsidR="00677523">
          <w:rPr>
            <w:noProof/>
          </w:rPr>
          <w:t>3</w:t>
        </w:r>
      </w:fldSimple>
      <w:r w:rsidR="00883471">
        <w:noBreakHyphen/>
      </w:r>
      <w:fldSimple w:instr=" SEQ รูปภาพที่ \* ARABIC \s 1 ">
        <w:r w:rsidR="00677523">
          <w:rPr>
            <w:noProof/>
          </w:rPr>
          <w:t>17</w:t>
        </w:r>
      </w:fldSimple>
      <w:r w:rsidR="00255431">
        <w:t xml:space="preserve"> </w:t>
      </w:r>
      <w:r w:rsidR="00255431" w:rsidRPr="00255431">
        <w:rPr>
          <w:rFonts w:hint="cs"/>
          <w:b/>
          <w:bCs w:val="0"/>
          <w:cs/>
        </w:rPr>
        <w:t>การแก้ใขข้อมูลสมาชิก</w:t>
      </w:r>
      <w:bookmarkEnd w:id="57"/>
    </w:p>
    <w:p w14:paraId="393782FC" w14:textId="515C74FD" w:rsidR="00154156" w:rsidRDefault="00154156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3D1CCE">
        <w:rPr>
          <w:rFonts w:ascii="TH Sarabun New" w:hAnsi="TH Sarabun New"/>
          <w:sz w:val="32"/>
        </w:rPr>
        <w:t>3.4.</w:t>
      </w:r>
      <w:r>
        <w:rPr>
          <w:rFonts w:ascii="TH Sarabun New" w:hAnsi="TH Sarabun New"/>
          <w:sz w:val="32"/>
        </w:rPr>
        <w:t>4</w:t>
      </w:r>
      <w:r w:rsidRPr="003D1CCE">
        <w:rPr>
          <w:rFonts w:ascii="TH Sarabun New" w:hAnsi="TH Sarabun New"/>
          <w:sz w:val="32"/>
        </w:rPr>
        <w:t xml:space="preserve"> </w:t>
      </w:r>
      <w:r w:rsidR="00A31B99" w:rsidRPr="00A31B99">
        <w:rPr>
          <w:rFonts w:ascii="TH Sarabun New" w:hAnsi="TH Sarabun New"/>
          <w:sz w:val="32"/>
          <w:cs/>
        </w:rPr>
        <w:t>เมื่อกรอกหมายเลข 3 แล้ว จะปรากฎหัวข้อการกรอกข้อมูลของ</w:t>
      </w:r>
      <w:r w:rsidR="00A31B99">
        <w:rPr>
          <w:rFonts w:ascii="TH Sarabun New" w:hAnsi="TH Sarabun New" w:hint="cs"/>
          <w:sz w:val="32"/>
          <w:cs/>
        </w:rPr>
        <w:t>สมาชิก</w:t>
      </w:r>
      <w:r w:rsidR="00A31B99" w:rsidRPr="00A31B99">
        <w:rPr>
          <w:rFonts w:ascii="TH Sarabun New" w:hAnsi="TH Sarabun New"/>
          <w:sz w:val="32"/>
          <w:cs/>
        </w:rPr>
        <w:t xml:space="preserve">ที่จะแก้ใข เช่น </w:t>
      </w:r>
      <w:r w:rsidR="00A31B99">
        <w:rPr>
          <w:rFonts w:ascii="TH Sarabun New" w:hAnsi="TH Sarabun New" w:hint="cs"/>
          <w:sz w:val="32"/>
          <w:cs/>
        </w:rPr>
        <w:t>ชื่อ - สกุล เบอร์โทร</w:t>
      </w:r>
    </w:p>
    <w:p w14:paraId="076815C9" w14:textId="77777777" w:rsidR="00EC30A9" w:rsidRDefault="00EC30A9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</w:p>
    <w:p w14:paraId="254A67A6" w14:textId="6BA873A2" w:rsidR="00EC30A9" w:rsidRDefault="00EC30A9" w:rsidP="009423D3">
      <w:pPr>
        <w:spacing w:line="240" w:lineRule="auto"/>
        <w:ind w:left="720" w:firstLine="720"/>
        <w:jc w:val="center"/>
        <w:rPr>
          <w:rFonts w:ascii="TH Sarabun New" w:hAnsi="TH Sarabun New"/>
          <w:sz w:val="32"/>
        </w:rPr>
      </w:pPr>
      <w:r w:rsidRPr="00EC30A9">
        <w:rPr>
          <w:rFonts w:ascii="TH Sarabun New" w:hAnsi="TH Sarabun New"/>
          <w:noProof/>
          <w:sz w:val="32"/>
          <w:cs/>
        </w:rPr>
        <w:drawing>
          <wp:inline distT="0" distB="0" distL="0" distR="0" wp14:anchorId="3869085C" wp14:editId="1EFDA57C">
            <wp:extent cx="3419952" cy="1124107"/>
            <wp:effectExtent l="76200" t="76200" r="123825" b="133350"/>
            <wp:docPr id="4838942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942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24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90180" w14:textId="5AF54DDD" w:rsidR="005C272A" w:rsidRPr="003D1CCE" w:rsidRDefault="005C272A" w:rsidP="009423D3">
      <w:pPr>
        <w:pStyle w:val="a"/>
        <w:spacing w:line="240" w:lineRule="auto"/>
        <w:rPr>
          <w:cs/>
        </w:rPr>
      </w:pPr>
      <w:bookmarkStart w:id="58" w:name="_Toc21049520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18</w:t>
      </w:r>
      <w:r w:rsidR="00883471">
        <w:rPr>
          <w:b/>
          <w:bCs w:val="0"/>
        </w:rPr>
        <w:fldChar w:fldCharType="end"/>
      </w:r>
      <w:r w:rsidR="00255431">
        <w:rPr>
          <w:rFonts w:hint="cs"/>
          <w:cs/>
        </w:rPr>
        <w:t xml:space="preserve"> </w:t>
      </w:r>
      <w:r w:rsidR="00255431" w:rsidRPr="00255431">
        <w:rPr>
          <w:rFonts w:hint="cs"/>
          <w:b/>
          <w:bCs w:val="0"/>
          <w:cs/>
        </w:rPr>
        <w:t>ตัวอย่างการแก้ใขข้อมูลสมาชิก</w:t>
      </w:r>
      <w:bookmarkEnd w:id="58"/>
    </w:p>
    <w:p w14:paraId="58CDA2B3" w14:textId="5FD2128E" w:rsidR="000D66E1" w:rsidRDefault="000D66E1" w:rsidP="009423D3">
      <w:pPr>
        <w:pStyle w:val="Heading2"/>
        <w:spacing w:line="240" w:lineRule="auto"/>
      </w:pPr>
      <w:bookmarkStart w:id="59" w:name="_Toc210379716"/>
      <w:bookmarkStart w:id="60" w:name="_Toc210387086"/>
      <w:r>
        <w:rPr>
          <w:rFonts w:hint="cs"/>
          <w:cs/>
        </w:rPr>
        <w:t>การใช้งานโปรแกรม</w:t>
      </w:r>
      <w:r w:rsidR="003C4086">
        <w:rPr>
          <w:rFonts w:hint="cs"/>
          <w:cs/>
        </w:rPr>
        <w:t>ลบข้อมูล</w:t>
      </w:r>
      <w:bookmarkEnd w:id="59"/>
      <w:bookmarkEnd w:id="60"/>
    </w:p>
    <w:p w14:paraId="49723A60" w14:textId="66B3553A" w:rsidR="00716BA3" w:rsidRDefault="00716BA3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hint="cs"/>
          <w:cs/>
        </w:rPr>
        <w:t xml:space="preserve">   </w:t>
      </w:r>
      <w:r>
        <w:rPr>
          <w:rFonts w:ascii="TH Sarabun New" w:hAnsi="TH Sarabun New" w:hint="cs"/>
          <w:sz w:val="32"/>
          <w:cs/>
        </w:rPr>
        <w:t xml:space="preserve">   3.5.1 </w:t>
      </w:r>
      <w:r w:rsidR="002C50FB" w:rsidRPr="002C50FB">
        <w:rPr>
          <w:rFonts w:ascii="TH Sarabun New" w:hAnsi="TH Sarabun New"/>
          <w:sz w:val="32"/>
          <w:cs/>
        </w:rPr>
        <w:t xml:space="preserve">เมื่อผู้ใช้งานอยู่ที่เมนู จัดการหนังสือ กรอกหมายเลข </w:t>
      </w:r>
      <w:r w:rsidR="002C50FB">
        <w:rPr>
          <w:rFonts w:ascii="TH Sarabun New" w:hAnsi="TH Sarabun New" w:hint="cs"/>
          <w:sz w:val="32"/>
          <w:cs/>
        </w:rPr>
        <w:t>4</w:t>
      </w:r>
      <w:r w:rsidR="002C50FB" w:rsidRPr="002C50FB">
        <w:rPr>
          <w:rFonts w:ascii="TH Sarabun New" w:hAnsi="TH Sarabun New"/>
          <w:sz w:val="32"/>
        </w:rPr>
        <w:t xml:space="preserve"> </w:t>
      </w:r>
      <w:r w:rsidR="002C50FB" w:rsidRPr="002C50FB">
        <w:rPr>
          <w:rFonts w:ascii="TH Sarabun New" w:hAnsi="TH Sarabun New"/>
          <w:sz w:val="32"/>
          <w:cs/>
        </w:rPr>
        <w:t>การใช้งานโปรแกรม</w:t>
      </w:r>
      <w:r w:rsidR="00023F10">
        <w:rPr>
          <w:rFonts w:ascii="TH Sarabun New" w:hAnsi="TH Sarabun New" w:hint="cs"/>
          <w:sz w:val="32"/>
          <w:cs/>
        </w:rPr>
        <w:t>ลบ</w:t>
      </w:r>
      <w:r w:rsidR="002C50FB" w:rsidRPr="002C50FB">
        <w:rPr>
          <w:rFonts w:ascii="TH Sarabun New" w:hAnsi="TH Sarabun New"/>
          <w:sz w:val="32"/>
          <w:cs/>
        </w:rPr>
        <w:t>ข้อมูลหนังสือ</w:t>
      </w:r>
    </w:p>
    <w:p w14:paraId="53F3F61F" w14:textId="1AB58616" w:rsidR="00023F10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0E5C106" wp14:editId="195A9F43">
                <wp:simplePos x="0" y="0"/>
                <wp:positionH relativeFrom="column">
                  <wp:posOffset>2101645</wp:posOffset>
                </wp:positionH>
                <wp:positionV relativeFrom="paragraph">
                  <wp:posOffset>989945</wp:posOffset>
                </wp:positionV>
                <wp:extent cx="353961" cy="228600"/>
                <wp:effectExtent l="19050" t="19050" r="27305" b="19050"/>
                <wp:wrapNone/>
                <wp:docPr id="48590427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61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E523DF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5C106" id="Text Box 18" o:spid="_x0000_s1033" type="#_x0000_t202" style="position:absolute;left:0;text-align:left;margin-left:165.5pt;margin-top:77.95pt;width:27.85pt;height:18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" filled="f" strokecolor="red" strokeweight="2.25pt">
                <v:textbox>
                  <w:txbxContent>
                    <w:p w14:paraId="00E523DF" w14:textId="77777777" w:rsidR="00287C7D" w:rsidRDefault="00287C7D"/>
                  </w:txbxContent>
                </v:textbox>
              </v:shape>
            </w:pict>
          </mc:Fallback>
        </mc:AlternateContent>
      </w:r>
      <w:r w:rsidR="00023F10" w:rsidRPr="00213B51">
        <w:rPr>
          <w:rFonts w:ascii="TH Sarabun New" w:hAnsi="TH Sarabun New"/>
          <w:noProof/>
          <w:sz w:val="32"/>
        </w:rPr>
        <w:drawing>
          <wp:inline distT="0" distB="0" distL="0" distR="0" wp14:anchorId="1BFCAE46" wp14:editId="47B66D33">
            <wp:extent cx="2733675" cy="1605280"/>
            <wp:effectExtent l="76200" t="76200" r="142875" b="128270"/>
            <wp:docPr id="9898545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AC7E8" w14:textId="71091D9F" w:rsidR="005C272A" w:rsidRDefault="005C272A" w:rsidP="009423D3">
      <w:pPr>
        <w:pStyle w:val="a"/>
        <w:spacing w:line="240" w:lineRule="auto"/>
        <w:rPr>
          <w:cs/>
        </w:rPr>
      </w:pPr>
      <w:bookmarkStart w:id="61" w:name="_Toc21049520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19</w:t>
      </w:r>
      <w:r w:rsidR="00883471">
        <w:rPr>
          <w:b/>
          <w:bCs w:val="0"/>
        </w:rPr>
        <w:fldChar w:fldCharType="end"/>
      </w:r>
      <w:r w:rsidR="00255431">
        <w:t xml:space="preserve"> </w:t>
      </w:r>
      <w:r w:rsidR="00617615" w:rsidRPr="00617615">
        <w:rPr>
          <w:rFonts w:hint="cs"/>
          <w:b/>
          <w:bCs w:val="0"/>
          <w:cs/>
        </w:rPr>
        <w:t>การลบข้อมูลหนังสือ</w:t>
      </w:r>
      <w:bookmarkEnd w:id="61"/>
    </w:p>
    <w:p w14:paraId="1DE737F1" w14:textId="02575979" w:rsidR="00023F10" w:rsidRDefault="00023F10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3.5.2 </w:t>
      </w:r>
      <w:r w:rsidR="00F175DD" w:rsidRPr="00F175DD">
        <w:rPr>
          <w:rFonts w:ascii="TH Sarabun New" w:hAnsi="TH Sarabun New"/>
          <w:sz w:val="32"/>
          <w:cs/>
        </w:rPr>
        <w:t xml:space="preserve">เมื่อกรอกหมายเลข </w:t>
      </w:r>
      <w:r w:rsidR="003979C0">
        <w:rPr>
          <w:rFonts w:ascii="TH Sarabun New" w:hAnsi="TH Sarabun New" w:hint="cs"/>
          <w:sz w:val="32"/>
          <w:cs/>
        </w:rPr>
        <w:t>4</w:t>
      </w:r>
      <w:r w:rsidR="00F175DD" w:rsidRPr="00F175DD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จะปรากฎหัวข้อการกรอกข้อมูลของหนังสือที่จะ</w:t>
      </w:r>
      <w:r w:rsidR="00F175DD">
        <w:rPr>
          <w:rFonts w:ascii="TH Sarabun New" w:hAnsi="TH Sarabun New" w:hint="cs"/>
          <w:sz w:val="32"/>
          <w:cs/>
        </w:rPr>
        <w:t>ลบ</w:t>
      </w:r>
      <w:r w:rsidR="00F175DD" w:rsidRPr="00F175DD">
        <w:rPr>
          <w:rFonts w:ascii="TH Sarabun New" w:hAnsi="TH Sarabun New"/>
          <w:sz w:val="32"/>
          <w:cs/>
        </w:rPr>
        <w:t xml:space="preserve"> เช่น รหัสหนังสือ </w:t>
      </w:r>
      <w:r w:rsidR="001042FE">
        <w:rPr>
          <w:rFonts w:ascii="TH Sarabun New" w:hAnsi="TH Sarabun New" w:hint="cs"/>
          <w:sz w:val="32"/>
          <w:cs/>
        </w:rPr>
        <w:t>และมีการยืนยันในการลบข้อมูล</w:t>
      </w:r>
    </w:p>
    <w:p w14:paraId="2CC0F9E7" w14:textId="79B5FC3D" w:rsidR="00805293" w:rsidRDefault="0080529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805293">
        <w:rPr>
          <w:rFonts w:ascii="TH Sarabun New" w:hAnsi="TH Sarabun New"/>
          <w:noProof/>
          <w:sz w:val="32"/>
        </w:rPr>
        <w:drawing>
          <wp:inline distT="0" distB="0" distL="0" distR="0" wp14:anchorId="559AB41C" wp14:editId="05648D3F">
            <wp:extent cx="3658111" cy="714475"/>
            <wp:effectExtent l="76200" t="76200" r="133350" b="142875"/>
            <wp:docPr id="3166405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0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11B21" w14:textId="75A4E200" w:rsidR="005C272A" w:rsidRDefault="005C272A" w:rsidP="009423D3">
      <w:pPr>
        <w:pStyle w:val="a"/>
        <w:spacing w:line="240" w:lineRule="auto"/>
        <w:rPr>
          <w:cs/>
        </w:rPr>
      </w:pPr>
      <w:bookmarkStart w:id="62" w:name="_Toc210495210"/>
      <w:r>
        <w:rPr>
          <w:cs/>
        </w:rPr>
        <w:t>รูปภาพที่</w:t>
      </w:r>
      <w:r w:rsidRPr="005C272A">
        <w:rPr>
          <w:b/>
          <w:bCs w:val="0"/>
          <w:cs/>
        </w:rPr>
        <w:t xml:space="preserve"> </w:t>
      </w:r>
      <w:fldSimple w:instr=" STYLEREF 1 \s ">
        <w:r w:rsidR="00677523">
          <w:rPr>
            <w:noProof/>
          </w:rPr>
          <w:t>3</w:t>
        </w:r>
      </w:fldSimple>
      <w:r w:rsidR="00883471">
        <w:noBreakHyphen/>
      </w:r>
      <w:fldSimple w:instr=" SEQ รูปภาพที่ \* ARABIC \s 1 ">
        <w:r w:rsidR="00677523">
          <w:rPr>
            <w:noProof/>
          </w:rPr>
          <w:t>20</w:t>
        </w:r>
      </w:fldSimple>
      <w:r w:rsidR="00617615">
        <w:t xml:space="preserve"> </w:t>
      </w:r>
      <w:r w:rsidR="00617615" w:rsidRPr="00617615">
        <w:rPr>
          <w:rFonts w:hint="cs"/>
          <w:b/>
          <w:bCs w:val="0"/>
          <w:cs/>
        </w:rPr>
        <w:t>ตัวอย่างการลบหนังสือ</w:t>
      </w:r>
      <w:bookmarkEnd w:id="62"/>
    </w:p>
    <w:p w14:paraId="0FC72C31" w14:textId="6099BFC4" w:rsidR="004A48FF" w:rsidRDefault="004A48FF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3.5.3 </w:t>
      </w:r>
      <w:r w:rsidRPr="002C50FB">
        <w:rPr>
          <w:rFonts w:ascii="TH Sarabun New" w:hAnsi="TH Sarabun New"/>
          <w:sz w:val="32"/>
          <w:cs/>
        </w:rPr>
        <w:t>เมื่อผู้ใช้งานอยู่ที่เมนู จัดการ</w:t>
      </w:r>
      <w:r>
        <w:rPr>
          <w:rFonts w:ascii="TH Sarabun New" w:hAnsi="TH Sarabun New" w:hint="cs"/>
          <w:sz w:val="32"/>
          <w:cs/>
        </w:rPr>
        <w:t>สมาชิก</w:t>
      </w:r>
      <w:r w:rsidRPr="002C50FB">
        <w:rPr>
          <w:rFonts w:ascii="TH Sarabun New" w:hAnsi="TH Sarabun New"/>
          <w:sz w:val="32"/>
          <w:cs/>
        </w:rPr>
        <w:t xml:space="preserve"> กรอกหมายเลข </w:t>
      </w:r>
      <w:r>
        <w:rPr>
          <w:rFonts w:ascii="TH Sarabun New" w:hAnsi="TH Sarabun New" w:hint="cs"/>
          <w:sz w:val="32"/>
          <w:cs/>
        </w:rPr>
        <w:t>4</w:t>
      </w:r>
      <w:r w:rsidRPr="002C50FB">
        <w:rPr>
          <w:rFonts w:ascii="TH Sarabun New" w:hAnsi="TH Sarabun New"/>
          <w:sz w:val="32"/>
        </w:rPr>
        <w:t xml:space="preserve"> </w:t>
      </w:r>
      <w:r w:rsidRPr="002C50FB">
        <w:rPr>
          <w:rFonts w:ascii="TH Sarabun New" w:hAnsi="TH Sarabun New"/>
          <w:sz w:val="32"/>
          <w:cs/>
        </w:rPr>
        <w:t>การใช้งานโปรแกรม</w:t>
      </w:r>
      <w:r>
        <w:rPr>
          <w:rFonts w:ascii="TH Sarabun New" w:hAnsi="TH Sarabun New" w:hint="cs"/>
          <w:sz w:val="32"/>
          <w:cs/>
        </w:rPr>
        <w:t>ลบ</w:t>
      </w:r>
      <w:r w:rsidRPr="002C50FB">
        <w:rPr>
          <w:rFonts w:ascii="TH Sarabun New" w:hAnsi="TH Sarabun New"/>
          <w:sz w:val="32"/>
          <w:cs/>
        </w:rPr>
        <w:t>ข้อมูล</w:t>
      </w:r>
      <w:r>
        <w:rPr>
          <w:rFonts w:ascii="TH Sarabun New" w:hAnsi="TH Sarabun New" w:hint="cs"/>
          <w:sz w:val="32"/>
          <w:cs/>
        </w:rPr>
        <w:t>สมาชิก</w:t>
      </w:r>
    </w:p>
    <w:p w14:paraId="0B6F9EC3" w14:textId="456DC7EC" w:rsidR="004A48FF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9B8293" wp14:editId="252F9BE8">
                <wp:simplePos x="0" y="0"/>
                <wp:positionH relativeFrom="column">
                  <wp:posOffset>2105947</wp:posOffset>
                </wp:positionH>
                <wp:positionV relativeFrom="paragraph">
                  <wp:posOffset>995516</wp:posOffset>
                </wp:positionV>
                <wp:extent cx="811162" cy="217805"/>
                <wp:effectExtent l="19050" t="19050" r="27305" b="10795"/>
                <wp:wrapNone/>
                <wp:docPr id="161156855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162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62A078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8293" id="Text Box 19" o:spid="_x0000_s1034" type="#_x0000_t202" style="position:absolute;left:0;text-align:left;margin-left:165.8pt;margin-top:78.4pt;width:63.85pt;height:17.1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" filled="f" strokecolor="red" strokeweight="2.25pt">
                <v:textbox>
                  <w:txbxContent>
                    <w:p w14:paraId="7562A078" w14:textId="77777777" w:rsidR="00287C7D" w:rsidRDefault="00287C7D"/>
                  </w:txbxContent>
                </v:textbox>
              </v:shape>
            </w:pict>
          </mc:Fallback>
        </mc:AlternateContent>
      </w:r>
      <w:r w:rsidR="004A48FF" w:rsidRPr="00871698">
        <w:rPr>
          <w:rFonts w:ascii="TH Sarabun New" w:hAnsi="TH Sarabun New"/>
          <w:noProof/>
          <w:sz w:val="32"/>
        </w:rPr>
        <w:drawing>
          <wp:inline distT="0" distB="0" distL="0" distR="0" wp14:anchorId="78D545E0" wp14:editId="28E6A427">
            <wp:extent cx="2629267" cy="1533739"/>
            <wp:effectExtent l="76200" t="76200" r="133350" b="142875"/>
            <wp:docPr id="5886040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5A721" w14:textId="632C1C9A" w:rsidR="005C272A" w:rsidRDefault="005C272A" w:rsidP="009423D3">
      <w:pPr>
        <w:pStyle w:val="a"/>
        <w:spacing w:line="240" w:lineRule="auto"/>
        <w:rPr>
          <w:cs/>
        </w:rPr>
      </w:pPr>
      <w:bookmarkStart w:id="63" w:name="_Toc21049521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21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317590" w:rsidRPr="00317590">
        <w:rPr>
          <w:rFonts w:hint="cs"/>
          <w:b/>
          <w:bCs w:val="0"/>
          <w:cs/>
        </w:rPr>
        <w:t>การลบข้อมูลสมาชิก</w:t>
      </w:r>
      <w:bookmarkEnd w:id="63"/>
    </w:p>
    <w:p w14:paraId="46022BA3" w14:textId="031FC650" w:rsidR="004A48FF" w:rsidRDefault="004A48FF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3.5.3 </w:t>
      </w:r>
      <w:r w:rsidRPr="00F175DD">
        <w:rPr>
          <w:rFonts w:ascii="TH Sarabun New" w:hAnsi="TH Sarabun New"/>
          <w:sz w:val="32"/>
          <w:cs/>
        </w:rPr>
        <w:t xml:space="preserve">เมื่อกรอกหมายเลข </w:t>
      </w:r>
      <w:r w:rsidR="003979C0">
        <w:rPr>
          <w:rFonts w:ascii="TH Sarabun New" w:hAnsi="TH Sarabun New" w:hint="cs"/>
          <w:sz w:val="32"/>
          <w:cs/>
        </w:rPr>
        <w:t>4</w:t>
      </w:r>
      <w:r w:rsidRPr="00F175DD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</w:t>
      </w:r>
      <w:r w:rsidR="003979C0">
        <w:rPr>
          <w:rFonts w:ascii="TH Sarabun New" w:hAnsi="TH Sarabun New" w:hint="cs"/>
          <w:sz w:val="32"/>
          <w:cs/>
        </w:rPr>
        <w:t>สมาชิก</w:t>
      </w:r>
      <w:r w:rsidRPr="00F175DD">
        <w:rPr>
          <w:rFonts w:ascii="TH Sarabun New" w:hAnsi="TH Sarabun New"/>
          <w:sz w:val="32"/>
          <w:cs/>
        </w:rPr>
        <w:t>ที่จะ</w:t>
      </w:r>
      <w:r>
        <w:rPr>
          <w:rFonts w:ascii="TH Sarabun New" w:hAnsi="TH Sarabun New" w:hint="cs"/>
          <w:sz w:val="32"/>
          <w:cs/>
        </w:rPr>
        <w:t>ลบ</w:t>
      </w:r>
      <w:r w:rsidRPr="00F175DD">
        <w:rPr>
          <w:rFonts w:ascii="TH Sarabun New" w:hAnsi="TH Sarabun New"/>
          <w:sz w:val="32"/>
          <w:cs/>
        </w:rPr>
        <w:t xml:space="preserve"> เช่น รหัส</w:t>
      </w:r>
      <w:r w:rsidR="003979C0">
        <w:rPr>
          <w:rFonts w:ascii="TH Sarabun New" w:hAnsi="TH Sarabun New" w:hint="cs"/>
          <w:sz w:val="32"/>
          <w:cs/>
        </w:rPr>
        <w:t>สมาชิก</w:t>
      </w:r>
      <w:r w:rsidR="003979C0">
        <w:rPr>
          <w:rFonts w:ascii="TH Sarabun New" w:hAnsi="TH Sarabun New"/>
          <w:sz w:val="32"/>
        </w:rPr>
        <w:t xml:space="preserve"> </w:t>
      </w:r>
      <w:r w:rsidR="003979C0">
        <w:rPr>
          <w:rFonts w:ascii="TH Sarabun New" w:hAnsi="TH Sarabun New" w:hint="cs"/>
          <w:sz w:val="32"/>
          <w:cs/>
        </w:rPr>
        <w:t>และมีการยืนยันในการลบข้อมูล</w:t>
      </w:r>
    </w:p>
    <w:p w14:paraId="3059A3B6" w14:textId="17ED1976" w:rsidR="00F175DD" w:rsidRDefault="009B5275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9B5275">
        <w:rPr>
          <w:rFonts w:ascii="TH Sarabun New" w:hAnsi="TH Sarabun New"/>
          <w:noProof/>
          <w:sz w:val="32"/>
        </w:rPr>
        <w:drawing>
          <wp:inline distT="0" distB="0" distL="0" distR="0" wp14:anchorId="7DF671F2" wp14:editId="33687A5D">
            <wp:extent cx="2276475" cy="746125"/>
            <wp:effectExtent l="76200" t="76200" r="142875" b="130175"/>
            <wp:docPr id="15383181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8150" name=""/>
                    <pic:cNvPicPr/>
                  </pic:nvPicPr>
                  <pic:blipFill rotWithShape="1">
                    <a:blip r:embed="rId30"/>
                    <a:srcRect t="7843"/>
                    <a:stretch/>
                  </pic:blipFill>
                  <pic:spPr bwMode="auto">
                    <a:xfrm>
                      <a:off x="0" y="0"/>
                      <a:ext cx="2276793" cy="746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B069" w14:textId="5C74C29A" w:rsidR="005C272A" w:rsidRPr="00716BA3" w:rsidRDefault="005C272A" w:rsidP="009423D3">
      <w:pPr>
        <w:pStyle w:val="a"/>
        <w:spacing w:line="240" w:lineRule="auto"/>
        <w:rPr>
          <w:cs/>
        </w:rPr>
      </w:pPr>
      <w:bookmarkStart w:id="64" w:name="_Toc210495212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22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317590" w:rsidRPr="00317590">
        <w:rPr>
          <w:rFonts w:hint="cs"/>
          <w:b/>
          <w:bCs w:val="0"/>
          <w:cs/>
        </w:rPr>
        <w:t>ตัวอย่างการลบข้อมูลสมาชิก</w:t>
      </w:r>
      <w:bookmarkEnd w:id="64"/>
    </w:p>
    <w:p w14:paraId="2F7B2542" w14:textId="77777777" w:rsidR="002D16B2" w:rsidRDefault="002D16B2" w:rsidP="009423D3">
      <w:pPr>
        <w:pStyle w:val="Heading2"/>
        <w:spacing w:line="240" w:lineRule="auto"/>
      </w:pPr>
      <w:bookmarkStart w:id="65" w:name="_Toc210379717"/>
      <w:bookmarkStart w:id="66" w:name="_Toc210387087"/>
      <w:r>
        <w:rPr>
          <w:rFonts w:hint="cs"/>
          <w:cs/>
        </w:rPr>
        <w:t xml:space="preserve">การใช้งานโปรแกรมยืม </w:t>
      </w:r>
      <w:r>
        <w:rPr>
          <w:cs/>
        </w:rPr>
        <w:t>–</w:t>
      </w:r>
      <w:r>
        <w:rPr>
          <w:rFonts w:hint="cs"/>
          <w:cs/>
        </w:rPr>
        <w:t xml:space="preserve"> คืนหนังสือ</w:t>
      </w:r>
      <w:bookmarkEnd w:id="65"/>
      <w:bookmarkEnd w:id="66"/>
    </w:p>
    <w:p w14:paraId="1BEF3F25" w14:textId="2BBD3A53" w:rsidR="00C00654" w:rsidRDefault="00C00654" w:rsidP="009423D3">
      <w:pPr>
        <w:pStyle w:val="Heading3"/>
        <w:numPr>
          <w:ilvl w:val="0"/>
          <w:numId w:val="0"/>
        </w:numPr>
        <w:spacing w:line="240" w:lineRule="auto"/>
        <w:ind w:left="567" w:firstLine="227"/>
      </w:pPr>
      <w:r>
        <w:t xml:space="preserve">    </w:t>
      </w:r>
      <w:r w:rsidR="00664FE1">
        <w:t xml:space="preserve">3.6.1 </w:t>
      </w:r>
      <w:r w:rsidRPr="002C50FB">
        <w:rPr>
          <w:cs/>
        </w:rPr>
        <w:t>เมื่อผู้ใช้งานอยู่ที่เมนู จัดการ</w:t>
      </w:r>
      <w:r w:rsidR="003C5650">
        <w:rPr>
          <w:rFonts w:hint="cs"/>
          <w:cs/>
        </w:rPr>
        <w:t>การยืม - คืน</w:t>
      </w:r>
      <w:r w:rsidRPr="002C50FB">
        <w:rPr>
          <w:cs/>
        </w:rPr>
        <w:t xml:space="preserve"> กรอกหมายเลข </w:t>
      </w:r>
      <w:r w:rsidR="009434F5">
        <w:rPr>
          <w:rFonts w:hint="cs"/>
          <w:cs/>
        </w:rPr>
        <w:t>1</w:t>
      </w:r>
      <w:r w:rsidRPr="002C50FB">
        <w:t xml:space="preserve"> </w:t>
      </w:r>
      <w:r w:rsidRPr="002C50FB">
        <w:rPr>
          <w:cs/>
        </w:rPr>
        <w:t>การใช้งานโปรแกรม</w:t>
      </w:r>
      <w:r w:rsidR="009434F5">
        <w:rPr>
          <w:rFonts w:hint="cs"/>
          <w:cs/>
        </w:rPr>
        <w:t>การยืมหนังสือ</w:t>
      </w:r>
    </w:p>
    <w:p w14:paraId="51DB4FE4" w14:textId="70C9AA81" w:rsidR="006651EE" w:rsidRDefault="00BB2CE8" w:rsidP="009423D3">
      <w:pPr>
        <w:spacing w:line="240" w:lineRule="auto"/>
        <w:jc w:val="center"/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39F0C0E" wp14:editId="4627ACF9">
                <wp:simplePos x="0" y="0"/>
                <wp:positionH relativeFrom="column">
                  <wp:posOffset>2116394</wp:posOffset>
                </wp:positionH>
                <wp:positionV relativeFrom="paragraph">
                  <wp:posOffset>342183</wp:posOffset>
                </wp:positionV>
                <wp:extent cx="759541" cy="213852"/>
                <wp:effectExtent l="19050" t="19050" r="21590" b="15240"/>
                <wp:wrapNone/>
                <wp:docPr id="129941370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541" cy="21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7EE921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F0C0E" id="Text Box 20" o:spid="_x0000_s1035" type="#_x0000_t202" style="position:absolute;left:0;text-align:left;margin-left:166.65pt;margin-top:26.95pt;width:59.8pt;height:16.8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" filled="f" strokecolor="red" strokeweight="2.25pt">
                <v:textbox>
                  <w:txbxContent>
                    <w:p w14:paraId="1C7EE921" w14:textId="77777777" w:rsidR="00BB2CE8" w:rsidRDefault="00BB2CE8"/>
                  </w:txbxContent>
                </v:textbox>
              </v:shape>
            </w:pict>
          </mc:Fallback>
        </mc:AlternateContent>
      </w:r>
      <w:r w:rsidR="006651EE" w:rsidRPr="00E0677D">
        <w:rPr>
          <w:rFonts w:ascii="TH Sarabun New" w:hAnsi="TH Sarabun New"/>
          <w:noProof/>
          <w:sz w:val="32"/>
        </w:rPr>
        <w:drawing>
          <wp:inline distT="0" distB="0" distL="0" distR="0" wp14:anchorId="1556ECCC" wp14:editId="42C70123">
            <wp:extent cx="1895740" cy="1390844"/>
            <wp:effectExtent l="76200" t="76200" r="142875" b="133350"/>
            <wp:docPr id="21465645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4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32241" w14:textId="51913EA1" w:rsidR="005C272A" w:rsidRDefault="005C272A" w:rsidP="009423D3">
      <w:pPr>
        <w:pStyle w:val="a"/>
        <w:spacing w:line="240" w:lineRule="auto"/>
        <w:rPr>
          <w:cs/>
        </w:rPr>
      </w:pPr>
      <w:bookmarkStart w:id="67" w:name="_Toc21049521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23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2856C6" w:rsidRPr="002856C6">
        <w:rPr>
          <w:rFonts w:hint="cs"/>
          <w:b/>
          <w:bCs w:val="0"/>
          <w:cs/>
        </w:rPr>
        <w:t>การคืนหนังสือ</w:t>
      </w:r>
      <w:bookmarkEnd w:id="67"/>
    </w:p>
    <w:p w14:paraId="7D73F7B4" w14:textId="55BAF783" w:rsidR="00FE3B19" w:rsidRPr="006651EE" w:rsidRDefault="00FE3B19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t xml:space="preserve">      3.6.2 </w:t>
      </w:r>
      <w:r w:rsidRPr="00F175DD">
        <w:rPr>
          <w:cs/>
        </w:rPr>
        <w:t xml:space="preserve">เมื่อกรอกหมายเลข </w:t>
      </w:r>
      <w:r>
        <w:rPr>
          <w:rFonts w:hint="cs"/>
          <w:cs/>
        </w:rPr>
        <w:t>1</w:t>
      </w:r>
      <w:r w:rsidRPr="00F175DD">
        <w:rPr>
          <w:cs/>
        </w:rPr>
        <w:t xml:space="preserve"> แล้ว จะปรากฎหัวข้อการกรอกข้อมูลของ</w:t>
      </w:r>
      <w:r w:rsidR="00A25601">
        <w:rPr>
          <w:rFonts w:hint="cs"/>
          <w:cs/>
        </w:rPr>
        <w:t>การยืมหนังสือ</w:t>
      </w:r>
      <w:r w:rsidRPr="00F175DD">
        <w:rPr>
          <w:cs/>
        </w:rPr>
        <w:t>ที่จะ</w:t>
      </w:r>
      <w:r w:rsidR="00A25601">
        <w:rPr>
          <w:rFonts w:hint="cs"/>
          <w:cs/>
        </w:rPr>
        <w:t>ยืม</w:t>
      </w:r>
      <w:r w:rsidRPr="00F175DD">
        <w:rPr>
          <w:cs/>
        </w:rPr>
        <w:t xml:space="preserve"> เช่น </w:t>
      </w:r>
      <w:r w:rsidR="00A25601" w:rsidRPr="00F175DD">
        <w:rPr>
          <w:cs/>
        </w:rPr>
        <w:t>รหัส</w:t>
      </w:r>
      <w:r w:rsidR="00A25601">
        <w:rPr>
          <w:rFonts w:hint="cs"/>
          <w:cs/>
        </w:rPr>
        <w:t>หนังสือ</w:t>
      </w:r>
      <w:r w:rsidR="00A25601">
        <w:t xml:space="preserve"> </w:t>
      </w:r>
      <w:r w:rsidRPr="00F175DD">
        <w:rPr>
          <w:cs/>
        </w:rPr>
        <w:t>รหัส</w:t>
      </w:r>
      <w:r>
        <w:rPr>
          <w:rFonts w:hint="cs"/>
          <w:cs/>
        </w:rPr>
        <w:t>สมาชิก</w:t>
      </w:r>
      <w:r>
        <w:t xml:space="preserve"> </w:t>
      </w:r>
    </w:p>
    <w:p w14:paraId="78877F11" w14:textId="0BC5A775" w:rsidR="00D14F34" w:rsidRDefault="001A60EF" w:rsidP="009423D3">
      <w:pPr>
        <w:spacing w:line="240" w:lineRule="auto"/>
        <w:jc w:val="center"/>
      </w:pPr>
      <w:r w:rsidRPr="001A60EF">
        <w:rPr>
          <w:rFonts w:cs="Cordia New"/>
          <w:noProof/>
          <w:cs/>
        </w:rPr>
        <w:drawing>
          <wp:inline distT="0" distB="0" distL="0" distR="0" wp14:anchorId="38B5E0E9" wp14:editId="2DB1B478">
            <wp:extent cx="4191585" cy="743054"/>
            <wp:effectExtent l="76200" t="76200" r="133350" b="133350"/>
            <wp:docPr id="162541331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3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43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2235D" w14:textId="7A798A5A" w:rsidR="005C272A" w:rsidRPr="00D14F34" w:rsidRDefault="005C272A" w:rsidP="009423D3">
      <w:pPr>
        <w:pStyle w:val="a"/>
        <w:spacing w:line="240" w:lineRule="auto"/>
        <w:rPr>
          <w:cs/>
        </w:rPr>
      </w:pPr>
      <w:bookmarkStart w:id="68" w:name="_Toc210495214"/>
      <w:r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24</w:t>
      </w:r>
      <w:r w:rsidR="00883471">
        <w:rPr>
          <w:b/>
          <w:bCs w:val="0"/>
        </w:rPr>
        <w:fldChar w:fldCharType="end"/>
      </w:r>
      <w:r w:rsidR="002856C6">
        <w:rPr>
          <w:rFonts w:hint="cs"/>
          <w:cs/>
        </w:rPr>
        <w:t xml:space="preserve"> </w:t>
      </w:r>
      <w:r w:rsidR="00FF616D" w:rsidRPr="00FF616D">
        <w:rPr>
          <w:b/>
          <w:bCs w:val="0"/>
          <w:cs/>
        </w:rPr>
        <w:t>การกรอกข้อมูลของ</w:t>
      </w:r>
      <w:r w:rsidR="00FF616D" w:rsidRPr="00FF616D">
        <w:rPr>
          <w:rFonts w:hint="cs"/>
          <w:b/>
          <w:bCs w:val="0"/>
          <w:cs/>
        </w:rPr>
        <w:t>การยืมหนังสือ</w:t>
      </w:r>
      <w:bookmarkEnd w:id="68"/>
    </w:p>
    <w:p w14:paraId="225B8BDA" w14:textId="1150A0ED" w:rsidR="002D16B2" w:rsidRPr="002D16B2" w:rsidRDefault="00A25601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rPr>
          <w:rFonts w:hint="cs"/>
          <w:cs/>
        </w:rPr>
        <w:t xml:space="preserve">      </w:t>
      </w:r>
      <w:r w:rsidRPr="00A25601">
        <w:rPr>
          <w:cs/>
        </w:rPr>
        <w:t>3.6.</w:t>
      </w:r>
      <w:r w:rsidR="0058707B">
        <w:rPr>
          <w:rFonts w:hint="cs"/>
          <w:cs/>
        </w:rPr>
        <w:t>3</w:t>
      </w:r>
      <w:r w:rsidRPr="00A25601">
        <w:rPr>
          <w:cs/>
        </w:rPr>
        <w:t xml:space="preserve"> </w:t>
      </w:r>
      <w:r w:rsidR="0058707B" w:rsidRPr="0058707B">
        <w:rPr>
          <w:cs/>
        </w:rPr>
        <w:t xml:space="preserve">เมื่อผู้ใช้งานอยู่ที่เมนู จัดการการยืม - คืน กรอกหมายเลข </w:t>
      </w:r>
      <w:r w:rsidR="0058707B">
        <w:rPr>
          <w:rFonts w:hint="cs"/>
          <w:cs/>
        </w:rPr>
        <w:t>2</w:t>
      </w:r>
      <w:r w:rsidR="0058707B" w:rsidRPr="0058707B">
        <w:rPr>
          <w:cs/>
        </w:rPr>
        <w:t xml:space="preserve"> การใช้งานโปรแกรมการ</w:t>
      </w:r>
      <w:r w:rsidR="0058707B">
        <w:rPr>
          <w:rFonts w:hint="cs"/>
          <w:cs/>
        </w:rPr>
        <w:t>คืน</w:t>
      </w:r>
      <w:r w:rsidR="0058707B" w:rsidRPr="0058707B">
        <w:rPr>
          <w:cs/>
        </w:rPr>
        <w:t>หนังสือ</w:t>
      </w:r>
    </w:p>
    <w:p w14:paraId="76316D87" w14:textId="1EEF42F8" w:rsidR="00A33B17" w:rsidRDefault="00BB2CE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BE8E368" wp14:editId="50E8C968">
                <wp:simplePos x="0" y="0"/>
                <wp:positionH relativeFrom="column">
                  <wp:posOffset>2359742</wp:posOffset>
                </wp:positionH>
                <wp:positionV relativeFrom="paragraph">
                  <wp:posOffset>558411</wp:posOffset>
                </wp:positionV>
                <wp:extent cx="752168" cy="191729"/>
                <wp:effectExtent l="19050" t="19050" r="10160" b="18415"/>
                <wp:wrapNone/>
                <wp:docPr id="184290486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168" cy="1917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93017E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8E368" id="Text Box 21" o:spid="_x0000_s1036" type="#_x0000_t202" style="position:absolute;left:0;text-align:left;margin-left:185.8pt;margin-top:43.95pt;width:59.25pt;height:15.1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" filled="f" strokecolor="red" strokeweight="2.25pt">
                <v:textbox>
                  <w:txbxContent>
                    <w:p w14:paraId="1893017E" w14:textId="77777777" w:rsidR="00BB2CE8" w:rsidRDefault="00BB2CE8"/>
                  </w:txbxContent>
                </v:textbox>
              </v:shape>
            </w:pict>
          </mc:Fallback>
        </mc:AlternateContent>
      </w:r>
      <w:r w:rsidR="0058707B">
        <w:rPr>
          <w:rFonts w:ascii="TH Sarabun New" w:hAnsi="TH Sarabun New"/>
          <w:noProof/>
          <w:sz w:val="32"/>
        </w:rPr>
        <w:drawing>
          <wp:inline distT="0" distB="0" distL="0" distR="0" wp14:anchorId="549451D8" wp14:editId="10A33700">
            <wp:extent cx="2078990" cy="1572895"/>
            <wp:effectExtent l="0" t="0" r="0" b="8255"/>
            <wp:docPr id="144861090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41267" w14:textId="16815520" w:rsidR="00FF616D" w:rsidRPr="002D16B2" w:rsidRDefault="005C272A" w:rsidP="009423D3">
      <w:pPr>
        <w:pStyle w:val="Heading3"/>
        <w:numPr>
          <w:ilvl w:val="0"/>
          <w:numId w:val="0"/>
        </w:numPr>
        <w:spacing w:line="240" w:lineRule="auto"/>
        <w:ind w:left="794"/>
        <w:jc w:val="center"/>
      </w:pPr>
      <w:bookmarkStart w:id="69" w:name="_Toc210495215"/>
      <w:r w:rsidRPr="00FF616D">
        <w:rPr>
          <w:rStyle w:val="a0"/>
          <w:cs/>
        </w:rPr>
        <w:t>รูปภาพที่</w:t>
      </w:r>
      <w:r>
        <w:rPr>
          <w:cs/>
        </w:rPr>
        <w:t xml:space="preserve"> </w:t>
      </w:r>
      <w:r w:rsidR="00883471">
        <w:rPr>
          <w:b/>
          <w:bCs/>
        </w:rPr>
        <w:fldChar w:fldCharType="begin"/>
      </w:r>
      <w:r w:rsidR="00883471">
        <w:rPr>
          <w:b/>
          <w:bCs/>
        </w:rPr>
        <w:instrText xml:space="preserve"> STYLEREF 1 \s </w:instrText>
      </w:r>
      <w:r w:rsidR="00883471">
        <w:rPr>
          <w:b/>
          <w:bCs/>
        </w:rPr>
        <w:fldChar w:fldCharType="separate"/>
      </w:r>
      <w:r w:rsidR="00677523">
        <w:rPr>
          <w:b/>
          <w:bCs/>
          <w:noProof/>
        </w:rPr>
        <w:t>3</w:t>
      </w:r>
      <w:r w:rsidR="00883471">
        <w:rPr>
          <w:b/>
          <w:bCs/>
        </w:rPr>
        <w:fldChar w:fldCharType="end"/>
      </w:r>
      <w:r w:rsidR="00883471">
        <w:rPr>
          <w:b/>
          <w:bCs/>
        </w:rPr>
        <w:noBreakHyphen/>
      </w:r>
      <w:r w:rsidR="00883471">
        <w:rPr>
          <w:b/>
          <w:bCs/>
        </w:rPr>
        <w:fldChar w:fldCharType="begin"/>
      </w:r>
      <w:r w:rsidR="00883471">
        <w:rPr>
          <w:b/>
          <w:bCs/>
        </w:rPr>
        <w:instrText xml:space="preserve"> SEQ </w:instrText>
      </w:r>
      <w:r w:rsidR="00883471">
        <w:rPr>
          <w:b/>
          <w:bCs/>
          <w:cs/>
        </w:rPr>
        <w:instrText xml:space="preserve">รูปภาพที่ </w:instrText>
      </w:r>
      <w:r w:rsidR="00883471">
        <w:rPr>
          <w:b/>
          <w:bCs/>
        </w:rPr>
        <w:instrText xml:space="preserve">\* ARABIC \s 1 </w:instrText>
      </w:r>
      <w:r w:rsidR="00883471">
        <w:rPr>
          <w:b/>
          <w:bCs/>
        </w:rPr>
        <w:fldChar w:fldCharType="separate"/>
      </w:r>
      <w:r w:rsidR="00677523">
        <w:rPr>
          <w:b/>
          <w:bCs/>
          <w:noProof/>
        </w:rPr>
        <w:t>25</w:t>
      </w:r>
      <w:r w:rsidR="00883471">
        <w:rPr>
          <w:b/>
          <w:bCs/>
        </w:rPr>
        <w:fldChar w:fldCharType="end"/>
      </w:r>
      <w:r w:rsidR="00FF616D">
        <w:rPr>
          <w:rFonts w:hint="cs"/>
          <w:cs/>
        </w:rPr>
        <w:t xml:space="preserve"> </w:t>
      </w:r>
      <w:r w:rsidR="00FF616D" w:rsidRPr="0058707B">
        <w:rPr>
          <w:cs/>
        </w:rPr>
        <w:t>การใช้งานโปรแกรมการ</w:t>
      </w:r>
      <w:r w:rsidR="00FF616D">
        <w:rPr>
          <w:rFonts w:hint="cs"/>
          <w:cs/>
        </w:rPr>
        <w:t>คืน</w:t>
      </w:r>
      <w:r w:rsidR="00FF616D" w:rsidRPr="0058707B">
        <w:rPr>
          <w:cs/>
        </w:rPr>
        <w:t>หนังสือ</w:t>
      </w:r>
      <w:bookmarkEnd w:id="69"/>
    </w:p>
    <w:p w14:paraId="76AAC72E" w14:textId="4232BCEE" w:rsidR="005C272A" w:rsidRDefault="005C272A" w:rsidP="009423D3">
      <w:pPr>
        <w:pStyle w:val="a"/>
        <w:spacing w:line="240" w:lineRule="auto"/>
        <w:rPr>
          <w:cs/>
        </w:rPr>
      </w:pPr>
    </w:p>
    <w:p w14:paraId="3E75F939" w14:textId="37FF4EFD" w:rsidR="00115FA9" w:rsidRDefault="0058707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58707B">
        <w:rPr>
          <w:rFonts w:ascii="TH Sarabun New" w:hAnsi="TH Sarabun New"/>
          <w:sz w:val="32"/>
        </w:rPr>
        <w:t>3.6.</w:t>
      </w:r>
      <w:r>
        <w:rPr>
          <w:rFonts w:ascii="TH Sarabun New" w:hAnsi="TH Sarabun New"/>
          <w:sz w:val="32"/>
        </w:rPr>
        <w:t>4</w:t>
      </w:r>
      <w:r w:rsidRPr="0058707B">
        <w:rPr>
          <w:rFonts w:ascii="TH Sarabun New" w:hAnsi="TH Sarabun New"/>
          <w:sz w:val="32"/>
        </w:rPr>
        <w:t xml:space="preserve"> </w:t>
      </w:r>
      <w:r w:rsidRPr="0058707B">
        <w:rPr>
          <w:rFonts w:ascii="TH Sarabun New" w:hAnsi="TH Sarabun New"/>
          <w:sz w:val="32"/>
          <w:cs/>
        </w:rPr>
        <w:t xml:space="preserve">เมื่อกรอกหมายเลข </w:t>
      </w:r>
      <w:r>
        <w:rPr>
          <w:rFonts w:ascii="TH Sarabun New" w:hAnsi="TH Sarabun New" w:hint="cs"/>
          <w:sz w:val="32"/>
          <w:cs/>
        </w:rPr>
        <w:t>2</w:t>
      </w:r>
      <w:r w:rsidRPr="0058707B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จะปรากฎหัวข้อการกรอกข้อมูลของการ</w:t>
      </w:r>
      <w:r>
        <w:rPr>
          <w:rFonts w:ascii="TH Sarabun New" w:hAnsi="TH Sarabun New" w:hint="cs"/>
          <w:sz w:val="32"/>
          <w:cs/>
        </w:rPr>
        <w:t>คืน</w:t>
      </w:r>
      <w:r w:rsidRPr="0058707B">
        <w:rPr>
          <w:rFonts w:ascii="TH Sarabun New" w:hAnsi="TH Sarabun New"/>
          <w:sz w:val="32"/>
          <w:cs/>
        </w:rPr>
        <w:t>หนังสือที่</w:t>
      </w:r>
      <w:r w:rsidR="005F6D75">
        <w:rPr>
          <w:rFonts w:ascii="TH Sarabun New" w:hAnsi="TH Sarabun New" w:hint="cs"/>
          <w:sz w:val="32"/>
          <w:cs/>
        </w:rPr>
        <w:t>ต้องการจะคืน</w:t>
      </w:r>
      <w:r w:rsidRPr="0058707B">
        <w:rPr>
          <w:rFonts w:ascii="TH Sarabun New" w:hAnsi="TH Sarabun New"/>
          <w:sz w:val="32"/>
          <w:cs/>
        </w:rPr>
        <w:t xml:space="preserve"> เช่น รหัส</w:t>
      </w:r>
      <w:r w:rsidR="00D403C2">
        <w:rPr>
          <w:rFonts w:ascii="TH Sarabun New" w:hAnsi="TH Sarabun New" w:hint="cs"/>
          <w:sz w:val="32"/>
          <w:cs/>
        </w:rPr>
        <w:t>การยืมหนังสือ</w:t>
      </w:r>
    </w:p>
    <w:p w14:paraId="07013AE2" w14:textId="02F694DC" w:rsidR="00115FA9" w:rsidRDefault="00D403C2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D403C2">
        <w:rPr>
          <w:rFonts w:ascii="TH Sarabun New" w:hAnsi="TH Sarabun New"/>
          <w:noProof/>
          <w:sz w:val="32"/>
          <w:cs/>
        </w:rPr>
        <w:drawing>
          <wp:inline distT="0" distB="0" distL="0" distR="0" wp14:anchorId="48B97E9C" wp14:editId="31DCC88D">
            <wp:extent cx="2133898" cy="476316"/>
            <wp:effectExtent l="76200" t="76200" r="133350" b="133350"/>
            <wp:docPr id="10865544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4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76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E97F" w14:textId="47DBF6C6" w:rsidR="005C272A" w:rsidRPr="00FF616D" w:rsidRDefault="005C272A" w:rsidP="009423D3">
      <w:pPr>
        <w:pStyle w:val="a"/>
        <w:spacing w:line="240" w:lineRule="auto"/>
      </w:pPr>
      <w:bookmarkStart w:id="70" w:name="_Toc210495216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26</w:t>
      </w:r>
      <w:r w:rsidR="00883471">
        <w:rPr>
          <w:b/>
          <w:bCs w:val="0"/>
        </w:rPr>
        <w:fldChar w:fldCharType="end"/>
      </w:r>
      <w:r w:rsidR="00FF616D">
        <w:rPr>
          <w:b/>
          <w:bCs w:val="0"/>
        </w:rPr>
        <w:t xml:space="preserve"> </w:t>
      </w:r>
      <w:r w:rsidR="00FF616D" w:rsidRPr="00FF616D">
        <w:rPr>
          <w:b/>
          <w:bCs w:val="0"/>
          <w:cs/>
        </w:rPr>
        <w:t>การกรอกข้อมูลของการ</w:t>
      </w:r>
      <w:r w:rsidR="00FF616D" w:rsidRPr="00FF616D">
        <w:rPr>
          <w:rFonts w:hint="cs"/>
          <w:b/>
          <w:bCs w:val="0"/>
          <w:cs/>
        </w:rPr>
        <w:t>คืน</w:t>
      </w:r>
      <w:r w:rsidR="00FF616D" w:rsidRPr="00FF616D">
        <w:rPr>
          <w:b/>
          <w:bCs w:val="0"/>
          <w:cs/>
        </w:rPr>
        <w:t>หนังสือ</w:t>
      </w:r>
      <w:bookmarkEnd w:id="70"/>
    </w:p>
    <w:p w14:paraId="5A44C53C" w14:textId="62DE4B5D" w:rsidR="00492347" w:rsidRDefault="00492347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 xml:space="preserve">3.6.5 </w:t>
      </w:r>
      <w:r w:rsidR="007C6D03" w:rsidRPr="007C6D03">
        <w:rPr>
          <w:rFonts w:ascii="TH Sarabun New" w:hAnsi="TH Sarabun New"/>
          <w:sz w:val="32"/>
          <w:cs/>
        </w:rPr>
        <w:t xml:space="preserve">เมื่อผู้ใช้งานอยู่ที่เมนู จัดการการยืม - คืน กรอกหมายเลข </w:t>
      </w:r>
      <w:r w:rsidR="007C6D03">
        <w:rPr>
          <w:rFonts w:ascii="TH Sarabun New" w:hAnsi="TH Sarabun New" w:hint="cs"/>
          <w:sz w:val="32"/>
          <w:cs/>
        </w:rPr>
        <w:t>3</w:t>
      </w:r>
      <w:r w:rsidR="007C6D03" w:rsidRPr="007C6D03">
        <w:rPr>
          <w:rFonts w:ascii="TH Sarabun New" w:hAnsi="TH Sarabun New"/>
          <w:sz w:val="32"/>
        </w:rPr>
        <w:t xml:space="preserve"> </w:t>
      </w:r>
      <w:r w:rsidR="00755773">
        <w:rPr>
          <w:rFonts w:ascii="TH Sarabun New" w:hAnsi="TH Sarabun New" w:hint="cs"/>
          <w:sz w:val="32"/>
          <w:cs/>
        </w:rPr>
        <w:t>เพื่อดูประวัติ</w:t>
      </w:r>
      <w:r w:rsidR="00057453">
        <w:rPr>
          <w:rFonts w:ascii="TH Sarabun New" w:hAnsi="TH Sarabun New" w:hint="cs"/>
          <w:sz w:val="32"/>
          <w:cs/>
        </w:rPr>
        <w:t>การยืม - คืนทั้งหมด</w:t>
      </w:r>
    </w:p>
    <w:p w14:paraId="129B7398" w14:textId="0A42A53A" w:rsidR="00115FA9" w:rsidRDefault="00BB2CE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9C9521A" wp14:editId="0676189B">
                <wp:simplePos x="0" y="0"/>
                <wp:positionH relativeFrom="column">
                  <wp:posOffset>2356669</wp:posOffset>
                </wp:positionH>
                <wp:positionV relativeFrom="paragraph">
                  <wp:posOffset>737419</wp:posOffset>
                </wp:positionV>
                <wp:extent cx="1143000" cy="225323"/>
                <wp:effectExtent l="19050" t="19050" r="19050" b="22860"/>
                <wp:wrapNone/>
                <wp:docPr id="13889773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5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9EDE15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521A" id="Text Box 22" o:spid="_x0000_s1037" type="#_x0000_t202" style="position:absolute;left:0;text-align:left;margin-left:185.55pt;margin-top:58.05pt;width:90pt;height:17.7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" filled="f" strokecolor="red" strokeweight="2.25pt">
                <v:textbox>
                  <w:txbxContent>
                    <w:p w14:paraId="3C9EDE15" w14:textId="77777777" w:rsidR="00BB2CE8" w:rsidRDefault="00BB2CE8"/>
                  </w:txbxContent>
                </v:textbox>
              </v:shape>
            </w:pict>
          </mc:Fallback>
        </mc:AlternateContent>
      </w:r>
      <w:r w:rsidR="007C6D03">
        <w:rPr>
          <w:rFonts w:ascii="TH Sarabun New" w:hAnsi="TH Sarabun New"/>
          <w:noProof/>
          <w:sz w:val="32"/>
        </w:rPr>
        <w:drawing>
          <wp:inline distT="0" distB="0" distL="0" distR="0" wp14:anchorId="3CD55649" wp14:editId="49F77719">
            <wp:extent cx="2078990" cy="1572895"/>
            <wp:effectExtent l="0" t="0" r="0" b="8255"/>
            <wp:docPr id="100841001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92639" w14:textId="6E93C4AE" w:rsidR="005C272A" w:rsidRDefault="00CA44BE" w:rsidP="009423D3">
      <w:pPr>
        <w:pStyle w:val="a"/>
        <w:spacing w:line="240" w:lineRule="auto"/>
        <w:rPr>
          <w:cs/>
        </w:rPr>
      </w:pPr>
      <w:bookmarkStart w:id="71" w:name="_Toc210495217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27</w:t>
      </w:r>
      <w:r w:rsidR="00883471">
        <w:rPr>
          <w:b/>
          <w:bCs w:val="0"/>
        </w:rPr>
        <w:fldChar w:fldCharType="end"/>
      </w:r>
      <w:r w:rsidR="00FF616D">
        <w:t xml:space="preserve"> </w:t>
      </w:r>
      <w:r w:rsidR="00FF616D" w:rsidRPr="00FF616D">
        <w:rPr>
          <w:rFonts w:hint="cs"/>
          <w:b/>
          <w:bCs w:val="0"/>
          <w:cs/>
        </w:rPr>
        <w:t>การดูประวัติการยืม - คืนทั้งหมด</w:t>
      </w:r>
      <w:bookmarkEnd w:id="71"/>
    </w:p>
    <w:p w14:paraId="30DDF3C5" w14:textId="05577137" w:rsidR="00057453" w:rsidRDefault="00057453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 w:rsidRPr="00057453">
        <w:rPr>
          <w:rFonts w:ascii="TH Sarabun New" w:hAnsi="TH Sarabun New"/>
          <w:noProof/>
          <w:sz w:val="32"/>
        </w:rPr>
        <w:lastRenderedPageBreak/>
        <w:drawing>
          <wp:anchor distT="0" distB="0" distL="114300" distR="114300" simplePos="0" relativeHeight="251604480" behindDoc="0" locked="0" layoutInCell="1" allowOverlap="1" wp14:anchorId="2E6AA4B5" wp14:editId="44BDE5F0">
            <wp:simplePos x="0" y="0"/>
            <wp:positionH relativeFrom="margin">
              <wp:align>left</wp:align>
            </wp:positionH>
            <wp:positionV relativeFrom="paragraph">
              <wp:posOffset>698500</wp:posOffset>
            </wp:positionV>
            <wp:extent cx="5731510" cy="1045845"/>
            <wp:effectExtent l="76200" t="76200" r="135890" b="135255"/>
            <wp:wrapTopAndBottom/>
            <wp:docPr id="33579544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544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2"/>
        </w:rPr>
        <w:t xml:space="preserve">3.6.6 </w:t>
      </w:r>
      <w:r w:rsidRPr="00057453">
        <w:rPr>
          <w:rFonts w:ascii="TH Sarabun New" w:hAnsi="TH Sarabun New"/>
          <w:sz w:val="32"/>
          <w:cs/>
        </w:rPr>
        <w:t xml:space="preserve">เมื่อกรอกหมายเลข </w:t>
      </w:r>
      <w:r>
        <w:rPr>
          <w:rFonts w:ascii="TH Sarabun New" w:hAnsi="TH Sarabun New" w:hint="cs"/>
          <w:sz w:val="32"/>
          <w:cs/>
        </w:rPr>
        <w:t>3</w:t>
      </w:r>
      <w:r w:rsidRPr="00057453">
        <w:rPr>
          <w:rFonts w:ascii="TH Sarabun New" w:hAnsi="TH Sarabun New"/>
          <w:sz w:val="32"/>
          <w:cs/>
        </w:rPr>
        <w:t xml:space="preserve"> แล้ว </w:t>
      </w:r>
      <w:r>
        <w:rPr>
          <w:rFonts w:ascii="TH Sarabun New" w:hAnsi="TH Sarabun New" w:hint="cs"/>
          <w:sz w:val="32"/>
          <w:cs/>
        </w:rPr>
        <w:t xml:space="preserve">จะปรากฏข้อมูลของการยืม - </w:t>
      </w:r>
      <w:r w:rsidRPr="00057453">
        <w:rPr>
          <w:rFonts w:ascii="TH Sarabun New" w:hAnsi="TH Sarabun New"/>
          <w:sz w:val="32"/>
          <w:cs/>
        </w:rPr>
        <w:t>คืนหนังสือ</w:t>
      </w:r>
      <w:r>
        <w:rPr>
          <w:rFonts w:ascii="TH Sarabun New" w:hAnsi="TH Sarabun New" w:hint="cs"/>
          <w:sz w:val="32"/>
          <w:cs/>
        </w:rPr>
        <w:t>ทั้งหมด</w:t>
      </w:r>
    </w:p>
    <w:p w14:paraId="06F645BC" w14:textId="4DB708CA" w:rsidR="00057453" w:rsidRDefault="0005745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</w:p>
    <w:p w14:paraId="123E868C" w14:textId="67D0507C" w:rsidR="00495F87" w:rsidRDefault="00CA44BE" w:rsidP="009423D3">
      <w:pPr>
        <w:pStyle w:val="a"/>
        <w:spacing w:line="240" w:lineRule="auto"/>
        <w:sectPr w:rsidR="00495F8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72" w:name="_Toc21049521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28</w:t>
      </w:r>
      <w:r w:rsidR="00883471">
        <w:rPr>
          <w:b/>
          <w:bCs w:val="0"/>
        </w:rPr>
        <w:fldChar w:fldCharType="end"/>
      </w:r>
      <w:r w:rsidR="00FF616D">
        <w:rPr>
          <w:b/>
          <w:bCs w:val="0"/>
        </w:rPr>
        <w:t xml:space="preserve"> </w:t>
      </w:r>
      <w:r w:rsidR="00FF616D" w:rsidRPr="00FF616D">
        <w:rPr>
          <w:rFonts w:hint="cs"/>
          <w:b/>
          <w:bCs w:val="0"/>
          <w:cs/>
        </w:rPr>
        <w:t xml:space="preserve">ข้อมูลของการยืม - </w:t>
      </w:r>
      <w:r w:rsidR="00FF616D" w:rsidRPr="00FF616D">
        <w:rPr>
          <w:b/>
          <w:bCs w:val="0"/>
          <w:cs/>
        </w:rPr>
        <w:t>คืนหนังสือ</w:t>
      </w:r>
      <w:r w:rsidR="00FF616D" w:rsidRPr="00FF616D">
        <w:rPr>
          <w:rFonts w:hint="cs"/>
          <w:b/>
          <w:bCs w:val="0"/>
          <w:cs/>
        </w:rPr>
        <w:t>ทั้งหมด</w:t>
      </w:r>
      <w:bookmarkEnd w:id="72"/>
      <w:r w:rsidR="00FF616D">
        <w:rPr>
          <w:b/>
          <w:bCs w:val="0"/>
        </w:rPr>
        <w:t xml:space="preserve">    </w:t>
      </w:r>
    </w:p>
    <w:p w14:paraId="44FFD9E1" w14:textId="69E9D00D" w:rsidR="00495F87" w:rsidRDefault="00495F87" w:rsidP="009423D3">
      <w:pPr>
        <w:pStyle w:val="Heading1"/>
        <w:spacing w:line="240" w:lineRule="auto"/>
        <w:rPr>
          <w:cs/>
        </w:rPr>
      </w:pPr>
      <w:r>
        <w:rPr>
          <w:rFonts w:hint="cs"/>
          <w:cs/>
        </w:rPr>
        <w:lastRenderedPageBreak/>
        <w:t xml:space="preserve"> </w:t>
      </w:r>
      <w:r w:rsidR="006159E8">
        <w:rPr>
          <w:cs/>
        </w:rPr>
        <w:br/>
      </w:r>
      <w:bookmarkStart w:id="73" w:name="_Toc210379718"/>
      <w:bookmarkStart w:id="74" w:name="_Toc210387088"/>
      <w:r>
        <w:rPr>
          <w:rFonts w:hint="cs"/>
          <w:cs/>
        </w:rPr>
        <w:t>อธิบาย</w:t>
      </w:r>
      <w:r w:rsidR="004F6A81">
        <w:rPr>
          <w:rFonts w:hint="cs"/>
          <w:cs/>
        </w:rPr>
        <w:t xml:space="preserve">การทำงานของ </w:t>
      </w:r>
      <w:r w:rsidR="004F6A81" w:rsidRPr="0089289E">
        <w:rPr>
          <w:b/>
          <w:bCs w:val="0"/>
        </w:rPr>
        <w:t>Code</w:t>
      </w:r>
      <w:bookmarkEnd w:id="73"/>
      <w:bookmarkEnd w:id="74"/>
    </w:p>
    <w:p w14:paraId="71BEDE22" w14:textId="626C4267" w:rsidR="003D2F4D" w:rsidRDefault="002D6B5C" w:rsidP="009423D3">
      <w:pPr>
        <w:pStyle w:val="Heading2"/>
        <w:spacing w:line="240" w:lineRule="auto"/>
      </w:pPr>
      <w:bookmarkStart w:id="75" w:name="_Toc210379719"/>
      <w:bookmarkStart w:id="76" w:name="_Toc210387089"/>
      <w:r>
        <w:rPr>
          <w:rFonts w:hint="cs"/>
          <w:cs/>
        </w:rPr>
        <w:t>ภาพรวม</w:t>
      </w:r>
      <w:r w:rsidR="00471466">
        <w:rPr>
          <w:rFonts w:hint="cs"/>
          <w:cs/>
        </w:rPr>
        <w:t>ของระบบ</w:t>
      </w:r>
      <w:bookmarkEnd w:id="75"/>
      <w:bookmarkEnd w:id="76"/>
    </w:p>
    <w:p w14:paraId="1F589BF7" w14:textId="77777777" w:rsidR="006F2EF6" w:rsidRPr="006F2EF6" w:rsidRDefault="006F2EF6" w:rsidP="009423D3">
      <w:pPr>
        <w:spacing w:line="240" w:lineRule="auto"/>
        <w:rPr>
          <w:rFonts w:ascii="TH Sarabun New" w:hAnsi="TH Sarabun New"/>
          <w:sz w:val="32"/>
        </w:rPr>
      </w:pPr>
      <w:r w:rsidRPr="006F2EF6">
        <w:rPr>
          <w:rFonts w:ascii="TH Sarabun New" w:hAnsi="TH Sarabun New"/>
          <w:sz w:val="32"/>
          <w:cs/>
        </w:rPr>
        <w:t xml:space="preserve">ระบบจัดการห้องสมุด </w:t>
      </w:r>
      <w:r w:rsidRPr="006F2EF6">
        <w:rPr>
          <w:rFonts w:ascii="TH Sarabun New" w:hAnsi="TH Sarabun New"/>
          <w:sz w:val="32"/>
        </w:rPr>
        <w:t xml:space="preserve">PyLibMan </w:t>
      </w:r>
      <w:r w:rsidRPr="006F2EF6">
        <w:rPr>
          <w:rFonts w:ascii="TH Sarabun New" w:hAnsi="TH Sarabun New"/>
          <w:sz w:val="32"/>
          <w:cs/>
        </w:rPr>
        <w:t xml:space="preserve">ใช้การจัดเก็บข้อมูลแบบ </w:t>
      </w:r>
      <w:r w:rsidRPr="006F2EF6">
        <w:rPr>
          <w:rFonts w:ascii="TH Sarabun New" w:hAnsi="TH Sarabun New"/>
          <w:sz w:val="32"/>
        </w:rPr>
        <w:t xml:space="preserve">Binary File </w:t>
      </w:r>
      <w:r w:rsidRPr="006F2EF6">
        <w:rPr>
          <w:rFonts w:ascii="TH Sarabun New" w:hAnsi="TH Sarabun New"/>
          <w:sz w:val="32"/>
          <w:cs/>
        </w:rPr>
        <w:t>ด้วยโมดูล</w:t>
      </w:r>
      <w:r w:rsidRPr="006F2EF6">
        <w:rPr>
          <w:rFonts w:ascii="TH Sarabun New" w:hAnsi="TH Sarabun New"/>
          <w:sz w:val="32"/>
        </w:rPr>
        <w:t xml:space="preserve"> struct </w:t>
      </w:r>
      <w:r w:rsidRPr="006F2EF6">
        <w:rPr>
          <w:rFonts w:ascii="TH Sarabun New" w:hAnsi="TH Sarabun New"/>
          <w:sz w:val="32"/>
          <w:cs/>
        </w:rPr>
        <w:t xml:space="preserve">ของ </w:t>
      </w:r>
      <w:r w:rsidRPr="006F2EF6">
        <w:rPr>
          <w:rFonts w:ascii="TH Sarabun New" w:hAnsi="TH Sarabun New"/>
          <w:sz w:val="32"/>
        </w:rPr>
        <w:t xml:space="preserve">Python </w:t>
      </w:r>
      <w:r w:rsidRPr="006F2EF6">
        <w:rPr>
          <w:rFonts w:ascii="TH Sarabun New" w:hAnsi="TH Sarabun New"/>
          <w:sz w:val="32"/>
          <w:cs/>
        </w:rPr>
        <w:t xml:space="preserve">ประกอบด้วย </w:t>
      </w:r>
      <w:r w:rsidRPr="006F2EF6">
        <w:rPr>
          <w:rFonts w:ascii="TH Sarabun New" w:hAnsi="TH Sarabun New"/>
          <w:sz w:val="32"/>
        </w:rPr>
        <w:t xml:space="preserve">5 </w:t>
      </w:r>
      <w:r w:rsidRPr="006F2EF6">
        <w:rPr>
          <w:rFonts w:ascii="TH Sarabun New" w:hAnsi="TH Sarabun New"/>
          <w:sz w:val="32"/>
          <w:cs/>
        </w:rPr>
        <w:t>โมดูลหลัก:</w:t>
      </w:r>
    </w:p>
    <w:p w14:paraId="25640742" w14:textId="16F8F642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books.py - </w:t>
      </w:r>
      <w:r w:rsidRPr="00DB7D29">
        <w:rPr>
          <w:rFonts w:ascii="TH Sarabun New" w:hAnsi="TH Sarabun New"/>
          <w:sz w:val="32"/>
          <w:cs/>
        </w:rPr>
        <w:t>จัดการหนังสือ</w:t>
      </w:r>
    </w:p>
    <w:p w14:paraId="09772F1E" w14:textId="4AE1CDCF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members.py - </w:t>
      </w:r>
      <w:r w:rsidRPr="00DB7D29">
        <w:rPr>
          <w:rFonts w:ascii="TH Sarabun New" w:hAnsi="TH Sarabun New"/>
          <w:sz w:val="32"/>
          <w:cs/>
        </w:rPr>
        <w:t>จัดการสมาชิก</w:t>
      </w:r>
    </w:p>
    <w:p w14:paraId="3C5757F5" w14:textId="6D340B9F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lendings.py - </w:t>
      </w:r>
      <w:r w:rsidRPr="00DB7D29">
        <w:rPr>
          <w:rFonts w:ascii="TH Sarabun New" w:hAnsi="TH Sarabun New"/>
          <w:sz w:val="32"/>
          <w:cs/>
        </w:rPr>
        <w:t>จัดการยืม-คืน</w:t>
      </w:r>
    </w:p>
    <w:p w14:paraId="7DD62578" w14:textId="455697EA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report.py - </w:t>
      </w:r>
      <w:r w:rsidRPr="00DB7D29">
        <w:rPr>
          <w:rFonts w:ascii="TH Sarabun New" w:hAnsi="TH Sarabun New"/>
          <w:sz w:val="32"/>
          <w:cs/>
        </w:rPr>
        <w:t>สร้างรายงาน</w:t>
      </w:r>
    </w:p>
    <w:p w14:paraId="1B687A23" w14:textId="5DDF7E5A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main.py </w:t>
      </w:r>
      <w:r w:rsidR="00663A6E" w:rsidRPr="00DB7D29">
        <w:rPr>
          <w:rFonts w:ascii="TH Sarabun New" w:hAnsi="TH Sarabun New"/>
          <w:sz w:val="32"/>
        </w:rPr>
        <w:t>–</w:t>
      </w:r>
      <w:r w:rsidRPr="00DB7D29">
        <w:rPr>
          <w:rFonts w:ascii="TH Sarabun New" w:hAnsi="TH Sarabun New"/>
          <w:sz w:val="32"/>
        </w:rPr>
        <w:t xml:space="preserve"> </w:t>
      </w:r>
      <w:r w:rsidRPr="00DB7D29">
        <w:rPr>
          <w:rFonts w:ascii="TH Sarabun New" w:hAnsi="TH Sarabun New"/>
          <w:sz w:val="32"/>
          <w:cs/>
        </w:rPr>
        <w:t>เมนูหลัก</w:t>
      </w:r>
    </w:p>
    <w:p w14:paraId="17156208" w14:textId="212F746A" w:rsidR="00663A6E" w:rsidRDefault="008466A7" w:rsidP="009423D3">
      <w:pPr>
        <w:pStyle w:val="Heading2"/>
        <w:spacing w:line="240" w:lineRule="auto"/>
      </w:pPr>
      <w:bookmarkStart w:id="77" w:name="_Toc210379720"/>
      <w:bookmarkStart w:id="78" w:name="_Toc210387090"/>
      <w:r w:rsidRPr="008466A7">
        <w:rPr>
          <w:cs/>
        </w:rPr>
        <w:t>ฟังก์ชันหลักในแต่ละโมดูล</w:t>
      </w:r>
      <w:bookmarkEnd w:id="77"/>
      <w:bookmarkEnd w:id="78"/>
    </w:p>
    <w:p w14:paraId="46E924A2" w14:textId="5A654C25" w:rsidR="008466A7" w:rsidRDefault="002F338D" w:rsidP="009423D3">
      <w:pPr>
        <w:pStyle w:val="Heading3"/>
        <w:numPr>
          <w:ilvl w:val="0"/>
          <w:numId w:val="0"/>
        </w:numPr>
        <w:spacing w:line="240" w:lineRule="auto"/>
        <w:ind w:left="1070"/>
      </w:pPr>
      <w:r>
        <w:rPr>
          <w:rFonts w:hint="cs"/>
          <w:cs/>
        </w:rPr>
        <w:t xml:space="preserve">4.2.1 </w:t>
      </w:r>
      <w:r w:rsidR="000D5414" w:rsidRPr="000D5414">
        <w:rPr>
          <w:cs/>
        </w:rPr>
        <w:t xml:space="preserve">โมดูล </w:t>
      </w:r>
      <w:r w:rsidR="000D5414" w:rsidRPr="000D5414">
        <w:t>books.py</w:t>
      </w:r>
    </w:p>
    <w:p w14:paraId="7BD459E6" w14:textId="2D77BE37" w:rsidR="00BD5903" w:rsidRDefault="005D753D" w:rsidP="009423D3">
      <w:pPr>
        <w:pStyle w:val="Heading3"/>
        <w:numPr>
          <w:ilvl w:val="0"/>
          <w:numId w:val="0"/>
        </w:numPr>
        <w:tabs>
          <w:tab w:val="left" w:pos="1701"/>
        </w:tabs>
        <w:spacing w:line="240" w:lineRule="auto"/>
        <w:ind w:left="1070"/>
      </w:pPr>
      <w:r>
        <w:rPr>
          <w:rFonts w:hint="cs"/>
          <w:cs/>
        </w:rPr>
        <w:t xml:space="preserve">        </w:t>
      </w:r>
      <w:r w:rsidR="002F338D">
        <w:rPr>
          <w:rFonts w:hint="cs"/>
          <w:cs/>
        </w:rPr>
        <w:t>4.2.</w:t>
      </w:r>
      <w:r>
        <w:rPr>
          <w:rFonts w:hint="cs"/>
          <w:cs/>
        </w:rPr>
        <w:t>1.1</w:t>
      </w:r>
      <w:r w:rsidR="002F338D">
        <w:rPr>
          <w:rFonts w:hint="cs"/>
          <w:cs/>
        </w:rPr>
        <w:t xml:space="preserve"> </w:t>
      </w:r>
      <w:r w:rsidR="00BD5903" w:rsidRPr="00BD5903">
        <w:rPr>
          <w:cs/>
        </w:rPr>
        <w:t>ฟังก์ชัน</w:t>
      </w:r>
      <w:r w:rsidR="00BD5903" w:rsidRPr="00BD5903">
        <w:t xml:space="preserve"> add_book()</w:t>
      </w:r>
    </w:p>
    <w:p w14:paraId="2546BCF4" w14:textId="1254A0A7" w:rsidR="00567904" w:rsidRPr="00567904" w:rsidRDefault="00567904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 w:rsidRPr="00567904">
        <w:rPr>
          <w:rFonts w:ascii="TH Sarabun New" w:hAnsi="TH Sarabun New"/>
          <w:sz w:val="32"/>
          <w:cs/>
        </w:rPr>
        <w:t>วัตถุประสงค์:</w:t>
      </w:r>
      <w:r w:rsidRPr="00567904">
        <w:rPr>
          <w:rFonts w:ascii="TH Sarabun New" w:hAnsi="TH Sarabun New"/>
          <w:sz w:val="32"/>
        </w:rPr>
        <w:t xml:space="preserve"> </w:t>
      </w:r>
      <w:r w:rsidRPr="00567904">
        <w:rPr>
          <w:rFonts w:ascii="TH Sarabun New" w:hAnsi="TH Sarabun New"/>
          <w:sz w:val="32"/>
          <w:cs/>
        </w:rPr>
        <w:t>เพิ่มหนังสือใหม่เข้าระบบ</w:t>
      </w:r>
    </w:p>
    <w:p w14:paraId="25CBB535" w14:textId="77777777" w:rsidR="00567904" w:rsidRPr="00567904" w:rsidRDefault="0056790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ขั้นตอนการทำงาน:</w:t>
      </w:r>
    </w:p>
    <w:p w14:paraId="12F3808F" w14:textId="3554D195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เรียกใช้</w:t>
      </w:r>
      <w:r w:rsidRPr="00567904">
        <w:rPr>
          <w:rFonts w:ascii="TH Sarabun New" w:hAnsi="TH Sarabun New"/>
          <w:sz w:val="32"/>
        </w:rPr>
        <w:t xml:space="preserve"> get_last_id() </w:t>
      </w:r>
      <w:r w:rsidRPr="00567904">
        <w:rPr>
          <w:rFonts w:ascii="TH Sarabun New" w:hAnsi="TH Sarabun New"/>
          <w:sz w:val="32"/>
          <w:cs/>
        </w:rPr>
        <w:t xml:space="preserve">เพื่อหา </w:t>
      </w:r>
      <w:r w:rsidRPr="00567904">
        <w:rPr>
          <w:rFonts w:ascii="TH Sarabun New" w:hAnsi="TH Sarabun New"/>
          <w:sz w:val="32"/>
        </w:rPr>
        <w:t xml:space="preserve">ID </w:t>
      </w:r>
      <w:r w:rsidRPr="00567904">
        <w:rPr>
          <w:rFonts w:ascii="TH Sarabun New" w:hAnsi="TH Sarabun New"/>
          <w:sz w:val="32"/>
          <w:cs/>
        </w:rPr>
        <w:t xml:space="preserve">ล่าสุดในไฟล์ แล้วเพิ่ม </w:t>
      </w:r>
      <w:r w:rsidRPr="00567904">
        <w:rPr>
          <w:rFonts w:ascii="TH Sarabun New" w:hAnsi="TH Sarabun New"/>
          <w:sz w:val="32"/>
        </w:rPr>
        <w:t xml:space="preserve">1 </w:t>
      </w:r>
      <w:r w:rsidRPr="00567904">
        <w:rPr>
          <w:rFonts w:ascii="TH Sarabun New" w:hAnsi="TH Sarabun New"/>
          <w:sz w:val="32"/>
          <w:cs/>
        </w:rPr>
        <w:t xml:space="preserve">เป็น </w:t>
      </w:r>
      <w:r w:rsidRPr="00567904">
        <w:rPr>
          <w:rFonts w:ascii="TH Sarabun New" w:hAnsi="TH Sarabun New"/>
          <w:sz w:val="32"/>
        </w:rPr>
        <w:t xml:space="preserve">ID </w:t>
      </w:r>
      <w:r w:rsidRPr="00567904">
        <w:rPr>
          <w:rFonts w:ascii="TH Sarabun New" w:hAnsi="TH Sarabun New"/>
          <w:sz w:val="32"/>
          <w:cs/>
        </w:rPr>
        <w:t>ใหม่</w:t>
      </w:r>
    </w:p>
    <w:p w14:paraId="095E5857" w14:textId="707FF413" w:rsidR="00530710" w:rsidRPr="00567904" w:rsidRDefault="00530710" w:rsidP="009423D3">
      <w:pPr>
        <w:spacing w:line="240" w:lineRule="auto"/>
        <w:ind w:left="-567" w:firstLine="2694"/>
        <w:rPr>
          <w:rFonts w:ascii="TH Sarabun New" w:hAnsi="TH Sarabun New"/>
          <w:sz w:val="32"/>
        </w:rPr>
      </w:pPr>
      <w:r w:rsidRPr="00530710">
        <w:rPr>
          <w:rFonts w:ascii="TH Sarabun New" w:hAnsi="TH Sarabun New"/>
          <w:sz w:val="32"/>
        </w:rPr>
        <w:t xml:space="preserve">get_last_id(...) </w:t>
      </w:r>
      <w:r w:rsidRPr="00530710">
        <w:rPr>
          <w:rFonts w:ascii="TH Sarabun New" w:hAnsi="TH Sarabun New"/>
          <w:sz w:val="32"/>
          <w:cs/>
        </w:rPr>
        <w:t>เป็นฟังก์ชันที่ไปอ่านไฟล์ฐานข้อมูล (</w:t>
      </w:r>
      <w:r w:rsidRPr="00530710">
        <w:rPr>
          <w:rFonts w:ascii="TH Sarabun New" w:hAnsi="TH Sarabun New"/>
          <w:sz w:val="32"/>
        </w:rPr>
        <w:t xml:space="preserve">BOOKS_FILE) </w:t>
      </w:r>
      <w:r w:rsidRPr="00530710">
        <w:rPr>
          <w:rFonts w:ascii="TH Sarabun New" w:hAnsi="TH Sarabun New"/>
          <w:sz w:val="32"/>
          <w:cs/>
        </w:rPr>
        <w:t>แล้วคำนวณว่า</w:t>
      </w:r>
      <w:r w:rsidRPr="00530710">
        <w:rPr>
          <w:rFonts w:ascii="TH Sarabun New" w:hAnsi="TH Sarabun New"/>
          <w:sz w:val="32"/>
        </w:rPr>
        <w:t xml:space="preserve"> ID </w:t>
      </w:r>
      <w:r w:rsidRPr="00530710">
        <w:rPr>
          <w:rFonts w:ascii="TH Sarabun New" w:hAnsi="TH Sarabun New"/>
          <w:sz w:val="32"/>
          <w:cs/>
        </w:rPr>
        <w:t>ของหนังสือเล่มล่าสุดคืออะไร</w:t>
      </w:r>
      <w:r>
        <w:rPr>
          <w:rFonts w:ascii="TH Sarabun New" w:hAnsi="TH Sarabun New" w:hint="cs"/>
          <w:sz w:val="32"/>
          <w:cs/>
        </w:rPr>
        <w:t xml:space="preserve"> </w:t>
      </w:r>
      <w:r w:rsidRPr="00530710">
        <w:rPr>
          <w:rFonts w:ascii="TH Sarabun New" w:hAnsi="TH Sarabun New"/>
          <w:sz w:val="32"/>
          <w:cs/>
        </w:rPr>
        <w:t>จากนั้นนำ</w:t>
      </w:r>
      <w:r w:rsidRPr="00530710">
        <w:rPr>
          <w:rFonts w:ascii="TH Sarabun New" w:hAnsi="TH Sarabun New"/>
          <w:sz w:val="32"/>
        </w:rPr>
        <w:t xml:space="preserve"> last_id + 1 </w:t>
      </w:r>
      <w:r w:rsidRPr="00530710">
        <w:rPr>
          <w:rFonts w:ascii="TH Sarabun New" w:hAnsi="TH Sarabun New"/>
          <w:sz w:val="32"/>
          <w:cs/>
        </w:rPr>
        <w:t>เพื่อสร้าง</w:t>
      </w:r>
      <w:r w:rsidRPr="00530710">
        <w:rPr>
          <w:rFonts w:ascii="TH Sarabun New" w:hAnsi="TH Sarabun New"/>
          <w:sz w:val="32"/>
        </w:rPr>
        <w:t xml:space="preserve"> book_id </w:t>
      </w:r>
      <w:r w:rsidRPr="00530710">
        <w:rPr>
          <w:rFonts w:ascii="TH Sarabun New" w:hAnsi="TH Sarabun New"/>
          <w:sz w:val="32"/>
          <w:cs/>
        </w:rPr>
        <w:t>ใหม่ให้กับหนังสือที่จะเพิ่ม</w:t>
      </w:r>
    </w:p>
    <w:p w14:paraId="22979A4F" w14:textId="189A3A6C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รับข้อมูลจากผู้ใช้ (</w:t>
      </w:r>
      <w:r w:rsidRPr="00567904">
        <w:rPr>
          <w:rFonts w:ascii="TH Sarabun New" w:hAnsi="TH Sarabun New"/>
          <w:sz w:val="32"/>
        </w:rPr>
        <w:t xml:space="preserve">ISBN, </w:t>
      </w:r>
      <w:r w:rsidRPr="00567904">
        <w:rPr>
          <w:rFonts w:ascii="TH Sarabun New" w:hAnsi="TH Sarabun New"/>
          <w:sz w:val="32"/>
          <w:cs/>
        </w:rPr>
        <w:t>ชื่อหนังสือ</w:t>
      </w:r>
      <w:r w:rsidRPr="00567904">
        <w:rPr>
          <w:rFonts w:ascii="TH Sarabun New" w:hAnsi="TH Sarabun New"/>
          <w:sz w:val="32"/>
        </w:rPr>
        <w:t xml:space="preserve">, </w:t>
      </w:r>
      <w:r w:rsidRPr="00567904">
        <w:rPr>
          <w:rFonts w:ascii="TH Sarabun New" w:hAnsi="TH Sarabun New"/>
          <w:sz w:val="32"/>
          <w:cs/>
        </w:rPr>
        <w:t>ผู้แต่ง</w:t>
      </w:r>
      <w:r w:rsidRPr="00567904">
        <w:rPr>
          <w:rFonts w:ascii="TH Sarabun New" w:hAnsi="TH Sarabun New"/>
          <w:sz w:val="32"/>
        </w:rPr>
        <w:t xml:space="preserve">, </w:t>
      </w:r>
      <w:r w:rsidRPr="00567904">
        <w:rPr>
          <w:rFonts w:ascii="TH Sarabun New" w:hAnsi="TH Sarabun New"/>
          <w:sz w:val="32"/>
          <w:cs/>
        </w:rPr>
        <w:t>จำนวน)</w:t>
      </w:r>
    </w:p>
    <w:p w14:paraId="46F67BE3" w14:textId="3C97BD78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isbn = </w:t>
      </w:r>
      <w:r w:rsidRPr="00A45825">
        <w:rPr>
          <w:rFonts w:ascii="TH Sarabun New" w:hAnsi="TH Sarabun New"/>
          <w:sz w:val="32"/>
          <w:cs/>
        </w:rPr>
        <w:t xml:space="preserve">รหัสหนังสือ (อาจเป็นเลข </w:t>
      </w:r>
      <w:r w:rsidRPr="00A45825">
        <w:rPr>
          <w:rFonts w:ascii="TH Sarabun New" w:hAnsi="TH Sarabun New"/>
          <w:sz w:val="32"/>
        </w:rPr>
        <w:t>ISBN)</w:t>
      </w:r>
    </w:p>
    <w:p w14:paraId="78FB946B" w14:textId="647F9E0F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title = </w:t>
      </w:r>
      <w:r w:rsidRPr="00A45825">
        <w:rPr>
          <w:rFonts w:ascii="TH Sarabun New" w:hAnsi="TH Sarabun New"/>
          <w:sz w:val="32"/>
          <w:cs/>
        </w:rPr>
        <w:t>ชื่อหนังสือ</w:t>
      </w:r>
    </w:p>
    <w:p w14:paraId="6679CEB8" w14:textId="4C3E6EB9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author = </w:t>
      </w:r>
      <w:r w:rsidRPr="00A45825">
        <w:rPr>
          <w:rFonts w:ascii="TH Sarabun New" w:hAnsi="TH Sarabun New"/>
          <w:sz w:val="32"/>
          <w:cs/>
        </w:rPr>
        <w:t>ผู้แต่ง</w:t>
      </w:r>
    </w:p>
    <w:p w14:paraId="38BB384A" w14:textId="37BE3FE5" w:rsidR="00A45825" w:rsidRPr="00567904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quantity = </w:t>
      </w:r>
      <w:r w:rsidRPr="00A45825">
        <w:rPr>
          <w:rFonts w:ascii="TH Sarabun New" w:hAnsi="TH Sarabun New"/>
          <w:sz w:val="32"/>
          <w:cs/>
        </w:rPr>
        <w:t>จำนวนเล่ม (ต้องแปลงเป็น</w:t>
      </w:r>
      <w:r w:rsidRPr="00A45825">
        <w:rPr>
          <w:rFonts w:ascii="TH Sarabun New" w:hAnsi="TH Sarabun New"/>
          <w:sz w:val="32"/>
        </w:rPr>
        <w:t xml:space="preserve"> int)</w:t>
      </w:r>
    </w:p>
    <w:p w14:paraId="2D07908F" w14:textId="7A04CDAF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ใช้</w:t>
      </w:r>
      <w:r w:rsidRPr="00567904">
        <w:rPr>
          <w:rFonts w:ascii="TH Sarabun New" w:hAnsi="TH Sarabun New"/>
          <w:sz w:val="32"/>
        </w:rPr>
        <w:t xml:space="preserve"> struct.pack() </w:t>
      </w:r>
      <w:r w:rsidRPr="00567904">
        <w:rPr>
          <w:rFonts w:ascii="TH Sarabun New" w:hAnsi="TH Sarabun New"/>
          <w:sz w:val="32"/>
          <w:cs/>
        </w:rPr>
        <w:t xml:space="preserve">แปลงข้อมูลเป็น </w:t>
      </w:r>
      <w:r w:rsidRPr="00567904">
        <w:rPr>
          <w:rFonts w:ascii="TH Sarabun New" w:hAnsi="TH Sarabun New"/>
          <w:sz w:val="32"/>
        </w:rPr>
        <w:t xml:space="preserve">binary </w:t>
      </w:r>
      <w:r w:rsidRPr="00567904">
        <w:rPr>
          <w:rFonts w:ascii="TH Sarabun New" w:hAnsi="TH Sarabun New"/>
          <w:sz w:val="32"/>
          <w:cs/>
        </w:rPr>
        <w:t>ตามรูปแบบ</w:t>
      </w:r>
      <w:r w:rsidRPr="00567904">
        <w:rPr>
          <w:rFonts w:ascii="TH Sarabun New" w:hAnsi="TH Sarabun New"/>
          <w:sz w:val="32"/>
        </w:rPr>
        <w:t xml:space="preserve"> BOOK_FORMAT</w:t>
      </w:r>
    </w:p>
    <w:p w14:paraId="2B15CB55" w14:textId="694F379D" w:rsidR="00C40D01" w:rsidRPr="00C40D01" w:rsidRDefault="00C40D01" w:rsidP="009423D3">
      <w:pPr>
        <w:spacing w:before="100" w:beforeAutospacing="1" w:after="100" w:afterAutospacing="1" w:line="240" w:lineRule="auto"/>
        <w:ind w:left="567" w:firstLine="1843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struct.pack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แปลงข้อมูลจาก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Python </w:t>
      </w:r>
      <w:r w:rsidRPr="00C40D01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Binary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ตามรูปแบบที่กำหนดใน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>BOOK_FORMAT</w:t>
      </w:r>
    </w:p>
    <w:p w14:paraId="7E263FC3" w14:textId="45D52ABF" w:rsidR="00C40D01" w:rsidRPr="00C40D01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STATUS_ACTIVE = flag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บอกว่ายังใช้งานได้ (ไม่ถูกลบ)</w:t>
      </w:r>
    </w:p>
    <w:p w14:paraId="1C690B69" w14:textId="13B4F62A" w:rsidR="00C40D01" w:rsidRPr="00C40D01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lastRenderedPageBreak/>
        <w:t xml:space="preserve">book_id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รหัสหนังสือใหม่</w:t>
      </w:r>
    </w:p>
    <w:p w14:paraId="04E78075" w14:textId="58B32AEA" w:rsidR="00C40D01" w:rsidRPr="00C40D01" w:rsidRDefault="00C40D01" w:rsidP="009423D3">
      <w:pPr>
        <w:spacing w:before="100" w:beforeAutospacing="1" w:after="100" w:afterAutospacing="1" w:line="240" w:lineRule="auto"/>
        <w:ind w:left="567" w:firstLine="1985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pack_string(..., size)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ฟังก์ชันเสริมที่ใช้จัดการ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string </w:t>
      </w:r>
      <w:r w:rsidRPr="00C40D01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fixed size (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เช่น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ISBN 16 byte,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ชื่อ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128 byte,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ผู้แต่ง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>64 byte)</w:t>
      </w:r>
    </w:p>
    <w:p w14:paraId="5F9E781A" w14:textId="0337636B" w:rsidR="00C40D01" w:rsidRPr="00A1470F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quantity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จำนวนเล่ม</w:t>
      </w:r>
    </w:p>
    <w:p w14:paraId="164178D9" w14:textId="03B2C858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 xml:space="preserve">เขียนข้อมูลต่อท้ายไฟล์ด้วย </w:t>
      </w:r>
      <w:r w:rsidRPr="00567904">
        <w:rPr>
          <w:rFonts w:ascii="TH Sarabun New" w:hAnsi="TH Sarabun New"/>
          <w:sz w:val="32"/>
        </w:rPr>
        <w:t>mode 'ab' (append binary)</w:t>
      </w:r>
    </w:p>
    <w:p w14:paraId="6DB3FB53" w14:textId="3B7D1E59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BOOKS_FILE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ด้วยโหมด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ab (append binary)</w:t>
      </w:r>
    </w:p>
    <w:p w14:paraId="2CBDA14E" w14:textId="2D02768F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เขียน 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ที่เพิ่งสร้างลงไปต่อท้ายไฟล์</w:t>
      </w:r>
    </w:p>
    <w:p w14:paraId="023447B2" w14:textId="1ABA83A0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with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เพื่อให้ปิดไฟล์ให้อัตโนมัติเมื่อเสร็จ</w:t>
      </w:r>
    </w:p>
    <w:p w14:paraId="68B2842A" w14:textId="69BCCB3A" w:rsidR="00A66C65" w:rsidRDefault="00A650A7" w:rsidP="009423D3">
      <w:pPr>
        <w:spacing w:line="240" w:lineRule="auto"/>
        <w:rPr>
          <w:rFonts w:ascii="TH Sarabun New" w:hAnsi="TH Sarabun New"/>
          <w:sz w:val="32"/>
        </w:rPr>
      </w:pPr>
      <w:r w:rsidRPr="00130B9D">
        <w:rPr>
          <w:rFonts w:ascii="TH Sarabun New" w:hAnsi="TH Sarabun New"/>
          <w:noProof/>
          <w:sz w:val="32"/>
        </w:rPr>
        <w:drawing>
          <wp:anchor distT="0" distB="0" distL="114300" distR="114300" simplePos="0" relativeHeight="251715072" behindDoc="0" locked="0" layoutInCell="1" allowOverlap="1" wp14:anchorId="14F884F4" wp14:editId="794F767C">
            <wp:simplePos x="0" y="0"/>
            <wp:positionH relativeFrom="column">
              <wp:posOffset>238760</wp:posOffset>
            </wp:positionH>
            <wp:positionV relativeFrom="paragraph">
              <wp:posOffset>116205</wp:posOffset>
            </wp:positionV>
            <wp:extent cx="5198110" cy="2733040"/>
            <wp:effectExtent l="76200" t="76200" r="135890" b="124460"/>
            <wp:wrapTopAndBottom/>
            <wp:docPr id="110669972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972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"/>
                    <a:stretch/>
                  </pic:blipFill>
                  <pic:spPr bwMode="auto">
                    <a:xfrm>
                      <a:off x="0" y="0"/>
                      <a:ext cx="5198110" cy="27330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8C975" w14:textId="297DFA4B" w:rsidR="00CA44BE" w:rsidRPr="00B21B30" w:rsidRDefault="00CA44BE" w:rsidP="009423D3">
      <w:pPr>
        <w:pStyle w:val="a"/>
        <w:spacing w:line="240" w:lineRule="auto"/>
        <w:rPr>
          <w:b/>
          <w:bCs w:val="0"/>
          <w:cs/>
        </w:rPr>
      </w:pPr>
      <w:bookmarkStart w:id="79" w:name="_Toc21049521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1</w:t>
      </w:r>
      <w:r w:rsidR="00883471">
        <w:rPr>
          <w:b/>
          <w:bCs w:val="0"/>
        </w:rPr>
        <w:fldChar w:fldCharType="end"/>
      </w:r>
      <w:r w:rsidR="00B32DDC">
        <w:t xml:space="preserve"> </w:t>
      </w:r>
      <w:r w:rsidR="00B32DDC" w:rsidRPr="00B21B30">
        <w:rPr>
          <w:rFonts w:hint="cs"/>
          <w:b/>
          <w:bCs w:val="0"/>
          <w:cs/>
        </w:rPr>
        <w:t>ฟัง</w:t>
      </w:r>
      <w:r w:rsidR="00B21B30" w:rsidRPr="00B21B30">
        <w:rPr>
          <w:rFonts w:hint="cs"/>
          <w:b/>
          <w:bCs w:val="0"/>
          <w:cs/>
        </w:rPr>
        <w:t>ก์ชั่น</w:t>
      </w:r>
      <w:r w:rsidR="00B21B30" w:rsidRPr="00B21B30">
        <w:t xml:space="preserve"> </w:t>
      </w:r>
      <w:r w:rsidR="00B21B30" w:rsidRPr="00BD5903">
        <w:t>add_book</w:t>
      </w:r>
      <w:bookmarkEnd w:id="79"/>
    </w:p>
    <w:p w14:paraId="52D2C3E8" w14:textId="105AD69B" w:rsidR="00820F11" w:rsidRPr="000B54CC" w:rsidRDefault="00820F11" w:rsidP="00187659">
      <w:pPr>
        <w:pStyle w:val="ListParagraph"/>
        <w:numPr>
          <w:ilvl w:val="3"/>
          <w:numId w:val="17"/>
        </w:numPr>
        <w:spacing w:line="240" w:lineRule="auto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  <w:cs/>
        </w:rPr>
        <w:t xml:space="preserve">ฟังก์ชัน </w:t>
      </w:r>
      <w:r w:rsidRPr="000B54CC">
        <w:rPr>
          <w:rFonts w:ascii="TH Sarabun New" w:hAnsi="TH Sarabun New"/>
          <w:sz w:val="32"/>
        </w:rPr>
        <w:t>update_book()</w:t>
      </w:r>
    </w:p>
    <w:p w14:paraId="636BA749" w14:textId="77777777" w:rsidR="000B54CC" w:rsidRDefault="0047420A" w:rsidP="009423D3">
      <w:pPr>
        <w:spacing w:line="240" w:lineRule="auto"/>
        <w:rPr>
          <w:rFonts w:ascii="TH Sarabun New" w:hAnsi="TH Sarabun New"/>
          <w:sz w:val="32"/>
        </w:rPr>
      </w:pPr>
      <w:r w:rsidRPr="0047420A">
        <w:rPr>
          <w:rFonts w:ascii="TH Sarabun New" w:hAnsi="TH Sarabun New"/>
          <w:sz w:val="32"/>
          <w:cs/>
        </w:rPr>
        <w:t xml:space="preserve">ฟังก์ชันถูกแบ่งการทำงานออกเป็น </w:t>
      </w:r>
      <w:r w:rsidRPr="0047420A">
        <w:rPr>
          <w:rFonts w:ascii="TH Sarabun New" w:hAnsi="TH Sarabun New"/>
          <w:sz w:val="32"/>
        </w:rPr>
        <w:t xml:space="preserve">3 </w:t>
      </w:r>
      <w:r w:rsidRPr="0047420A">
        <w:rPr>
          <w:rFonts w:ascii="TH Sarabun New" w:hAnsi="TH Sarabun New"/>
          <w:sz w:val="32"/>
          <w:cs/>
        </w:rPr>
        <w:t>ขั้นตอนหลัก ๆ ดัง</w:t>
      </w:r>
      <w:r>
        <w:rPr>
          <w:rFonts w:ascii="TH Sarabun New" w:hAnsi="TH Sarabun New" w:hint="cs"/>
          <w:sz w:val="32"/>
          <w:cs/>
        </w:rPr>
        <w:t>นี้</w:t>
      </w:r>
    </w:p>
    <w:p w14:paraId="2B6EC772" w14:textId="46A265E1" w:rsidR="000B54CC" w:rsidRPr="000B54CC" w:rsidRDefault="0017778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1.</w:t>
      </w:r>
      <w:r w:rsidR="0072666A">
        <w:rPr>
          <w:rFonts w:ascii="TH Sarabun New" w:hAnsi="TH Sarabun New" w:hint="cs"/>
          <w:sz w:val="32"/>
          <w:cs/>
        </w:rPr>
        <w:t xml:space="preserve"> </w:t>
      </w:r>
      <w:r w:rsidR="000B54CC" w:rsidRPr="000B54CC">
        <w:rPr>
          <w:rFonts w:ascii="TH Sarabun New" w:hAnsi="TH Sarabun New"/>
          <w:sz w:val="32"/>
          <w:cs/>
        </w:rPr>
        <w:t xml:space="preserve">การสร้าง </w:t>
      </w:r>
      <w:r w:rsidR="000B54CC" w:rsidRPr="000B54CC">
        <w:rPr>
          <w:rFonts w:ascii="TH Sarabun New" w:hAnsi="TH Sarabun New"/>
          <w:sz w:val="32"/>
        </w:rPr>
        <w:t xml:space="preserve">ID </w:t>
      </w:r>
      <w:r w:rsidR="000B54CC" w:rsidRPr="000B54CC">
        <w:rPr>
          <w:rFonts w:ascii="TH Sarabun New" w:hAnsi="TH Sarabun New"/>
          <w:sz w:val="32"/>
          <w:cs/>
        </w:rPr>
        <w:t>ใหม่ (</w:t>
      </w:r>
      <w:r w:rsidR="000B54CC" w:rsidRPr="000B54CC">
        <w:rPr>
          <w:rFonts w:ascii="TH Sarabun New" w:hAnsi="TH Sarabun New"/>
          <w:sz w:val="32"/>
        </w:rPr>
        <w:t>last_id = get_last_id(...))</w:t>
      </w:r>
    </w:p>
    <w:p w14:paraId="53E63A7A" w14:textId="77777777" w:rsidR="000B54CC" w:rsidRPr="000B54CC" w:rsidRDefault="000B54CC" w:rsidP="00187659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t xml:space="preserve">last_id = get_last_id(BOOKS_FILE, BOOK_RECORD_SIZE): </w:t>
      </w:r>
      <w:r w:rsidRPr="000B54CC">
        <w:rPr>
          <w:rFonts w:ascii="TH Sarabun New" w:hAnsi="TH Sarabun New"/>
          <w:sz w:val="32"/>
          <w:cs/>
        </w:rPr>
        <w:t>ฟังก์ชันนี้จะเรียกใช้ฟังก์ชันภายนอกชื่อ</w:t>
      </w:r>
      <w:r w:rsidRPr="000B54CC">
        <w:rPr>
          <w:rFonts w:ascii="TH Sarabun New" w:hAnsi="TH Sarabun New"/>
          <w:sz w:val="32"/>
        </w:rPr>
        <w:t xml:space="preserve"> get_last_id </w:t>
      </w:r>
      <w:r w:rsidRPr="000B54CC">
        <w:rPr>
          <w:rFonts w:ascii="TH Sarabun New" w:hAnsi="TH Sarabun New"/>
          <w:sz w:val="32"/>
          <w:cs/>
        </w:rPr>
        <w:t>เพื่อดึง</w:t>
      </w:r>
      <w:r w:rsidRPr="000B54CC">
        <w:rPr>
          <w:rFonts w:ascii="TH Sarabun New" w:hAnsi="TH Sarabun New"/>
          <w:sz w:val="32"/>
        </w:rPr>
        <w:t xml:space="preserve"> ID </w:t>
      </w:r>
      <w:r w:rsidRPr="000B54CC">
        <w:rPr>
          <w:rFonts w:ascii="TH Sarabun New" w:hAnsi="TH Sarabun New"/>
          <w:sz w:val="32"/>
          <w:cs/>
        </w:rPr>
        <w:t>ล่าสุด</w:t>
      </w:r>
      <w:r w:rsidRPr="000B54CC">
        <w:rPr>
          <w:rFonts w:ascii="TH Sarabun New" w:hAnsi="TH Sarabun New"/>
          <w:sz w:val="32"/>
        </w:rPr>
        <w:t xml:space="preserve"> </w:t>
      </w:r>
      <w:r w:rsidRPr="000B54CC">
        <w:rPr>
          <w:rFonts w:ascii="TH Sarabun New" w:hAnsi="TH Sarabun New"/>
          <w:sz w:val="32"/>
          <w:cs/>
        </w:rPr>
        <w:t>ของหนังสือที่มีอยู่ในไฟล์ฐานข้อมูล</w:t>
      </w:r>
    </w:p>
    <w:p w14:paraId="425E40E6" w14:textId="6A05C1D2" w:rsidR="000B54CC" w:rsidRPr="000B54CC" w:rsidRDefault="000B54CC" w:rsidP="009423D3">
      <w:pPr>
        <w:spacing w:line="240" w:lineRule="auto"/>
        <w:ind w:left="1080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lastRenderedPageBreak/>
        <w:t xml:space="preserve">BOOKS_FILE: </w:t>
      </w:r>
      <w:r w:rsidRPr="000B54CC">
        <w:rPr>
          <w:rFonts w:ascii="TH Sarabun New" w:hAnsi="TH Sarabun New"/>
          <w:sz w:val="32"/>
          <w:cs/>
        </w:rPr>
        <w:t xml:space="preserve">คือตัวแปรที่เก็บชื่อหรือพาธของไฟล์ฐานข้อมูลหนังสือ </w:t>
      </w:r>
    </w:p>
    <w:p w14:paraId="34EC8495" w14:textId="77777777" w:rsidR="000B54CC" w:rsidRPr="00177785" w:rsidRDefault="000B54CC" w:rsidP="00187659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177785">
        <w:rPr>
          <w:rFonts w:ascii="TH Sarabun New" w:hAnsi="TH Sarabun New"/>
          <w:sz w:val="32"/>
        </w:rPr>
        <w:t xml:space="preserve">BOOK_RECORD_SIZE: </w:t>
      </w:r>
      <w:r w:rsidRPr="00177785">
        <w:rPr>
          <w:rFonts w:ascii="TH Sarabun New" w:hAnsi="TH Sarabun New"/>
          <w:sz w:val="32"/>
          <w:cs/>
        </w:rPr>
        <w:t>คือขนาดของเรคคอร์ด (</w:t>
      </w:r>
      <w:r w:rsidRPr="00177785">
        <w:rPr>
          <w:rFonts w:ascii="TH Sarabun New" w:hAnsi="TH Sarabun New"/>
          <w:sz w:val="32"/>
        </w:rPr>
        <w:t xml:space="preserve">record) </w:t>
      </w:r>
      <w:r w:rsidRPr="00177785">
        <w:rPr>
          <w:rFonts w:ascii="TH Sarabun New" w:hAnsi="TH Sarabun New"/>
          <w:sz w:val="32"/>
          <w:cs/>
        </w:rPr>
        <w:t>หนังสือแต่ละรายการในหน่วยไบต์ ซึ่งใช้ในการคำนวณตำแหน่งของเรคคอร์ดสุดท้าย</w:t>
      </w:r>
    </w:p>
    <w:p w14:paraId="70A7177A" w14:textId="77777777" w:rsidR="000B54CC" w:rsidRDefault="000B54CC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t xml:space="preserve">book_id = last_id + 1: </w:t>
      </w:r>
      <w:r w:rsidRPr="000B54CC">
        <w:rPr>
          <w:rFonts w:ascii="TH Sarabun New" w:hAnsi="TH Sarabun New"/>
          <w:sz w:val="32"/>
          <w:cs/>
        </w:rPr>
        <w:t xml:space="preserve">นำ </w:t>
      </w:r>
      <w:r w:rsidRPr="000B54CC">
        <w:rPr>
          <w:rFonts w:ascii="TH Sarabun New" w:hAnsi="TH Sarabun New"/>
          <w:sz w:val="32"/>
        </w:rPr>
        <w:t xml:space="preserve">ID </w:t>
      </w:r>
      <w:r w:rsidRPr="000B54CC">
        <w:rPr>
          <w:rFonts w:ascii="TH Sarabun New" w:hAnsi="TH Sarabun New"/>
          <w:sz w:val="32"/>
          <w:cs/>
        </w:rPr>
        <w:t xml:space="preserve">ล่าสุดที่ได้มาบวกด้วย </w:t>
      </w:r>
      <w:r w:rsidRPr="000B54CC">
        <w:rPr>
          <w:rFonts w:ascii="TH Sarabun New" w:hAnsi="TH Sarabun New"/>
          <w:sz w:val="32"/>
        </w:rPr>
        <w:t xml:space="preserve">1 </w:t>
      </w:r>
      <w:r w:rsidRPr="000B54CC">
        <w:rPr>
          <w:rFonts w:ascii="TH Sarabun New" w:hAnsi="TH Sarabun New"/>
          <w:sz w:val="32"/>
          <w:cs/>
        </w:rPr>
        <w:t>เพื่อกำหนดให้เป็น</w:t>
      </w:r>
      <w:r w:rsidRPr="000B54CC">
        <w:rPr>
          <w:rFonts w:ascii="TH Sarabun New" w:hAnsi="TH Sarabun New"/>
          <w:sz w:val="32"/>
        </w:rPr>
        <w:t xml:space="preserve"> ID </w:t>
      </w:r>
      <w:r w:rsidRPr="000B54CC">
        <w:rPr>
          <w:rFonts w:ascii="TH Sarabun New" w:hAnsi="TH Sarabun New"/>
          <w:sz w:val="32"/>
          <w:cs/>
        </w:rPr>
        <w:t>ใหม่</w:t>
      </w:r>
      <w:r w:rsidRPr="000B54CC">
        <w:rPr>
          <w:rFonts w:ascii="TH Sarabun New" w:hAnsi="TH Sarabun New"/>
          <w:sz w:val="32"/>
        </w:rPr>
        <w:t xml:space="preserve"> </w:t>
      </w:r>
      <w:r w:rsidRPr="000B54CC">
        <w:rPr>
          <w:rFonts w:ascii="TH Sarabun New" w:hAnsi="TH Sarabun New"/>
          <w:sz w:val="32"/>
          <w:cs/>
        </w:rPr>
        <w:t>สำหรับหนังสือเล่มที่จะเพิ่ม</w:t>
      </w:r>
    </w:p>
    <w:p w14:paraId="5063FE9F" w14:textId="77777777" w:rsidR="0007437C" w:rsidRPr="0007437C" w:rsidRDefault="0007437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 xml:space="preserve">2. </w:t>
      </w:r>
      <w:r w:rsidRPr="0007437C">
        <w:rPr>
          <w:rFonts w:ascii="TH Sarabun New" w:hAnsi="TH Sarabun New"/>
          <w:sz w:val="32"/>
          <w:cs/>
        </w:rPr>
        <w:t>การรับข้อมูลจากผู้ใช้ (</w:t>
      </w:r>
      <w:r w:rsidRPr="0007437C">
        <w:rPr>
          <w:rFonts w:ascii="TH Sarabun New" w:hAnsi="TH Sarabun New"/>
          <w:sz w:val="32"/>
        </w:rPr>
        <w:t>Input)</w:t>
      </w:r>
    </w:p>
    <w:p w14:paraId="272BF374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  <w:cs/>
        </w:rPr>
        <w:t>ส่วนนี้เป็นการรับรายละเอียดของหนังสือเล่มใหม่จากผู้ใช้ผ่านทางคอนโซล/เทอร์มินัล โดยใช้ฟังก์ชัน</w:t>
      </w:r>
      <w:r w:rsidRPr="0007437C">
        <w:rPr>
          <w:rFonts w:ascii="TH Sarabun New" w:hAnsi="TH Sarabun New"/>
          <w:sz w:val="32"/>
        </w:rPr>
        <w:t xml:space="preserve"> input():</w:t>
      </w:r>
    </w:p>
    <w:p w14:paraId="5C276CE0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isbn = input("</w:t>
      </w:r>
      <w:r w:rsidRPr="0007437C">
        <w:rPr>
          <w:rFonts w:ascii="TH Sarabun New" w:hAnsi="TH Sarabun New"/>
          <w:sz w:val="32"/>
          <w:cs/>
        </w:rPr>
        <w:t>รหัสหนังสือ: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รหัสหนังสือ (</w:t>
      </w:r>
      <w:r w:rsidRPr="0007437C">
        <w:rPr>
          <w:rFonts w:ascii="TH Sarabun New" w:hAnsi="TH Sarabun New"/>
          <w:sz w:val="32"/>
        </w:rPr>
        <w:t>ISBN)</w:t>
      </w:r>
    </w:p>
    <w:p w14:paraId="6F88AF01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title = input("</w:t>
      </w:r>
      <w:r w:rsidRPr="0007437C">
        <w:rPr>
          <w:rFonts w:ascii="TH Sarabun New" w:hAnsi="TH Sarabun New"/>
          <w:sz w:val="32"/>
          <w:cs/>
        </w:rPr>
        <w:t>ชื่อหนังสือ: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ชื่อหนังสือ</w:t>
      </w:r>
    </w:p>
    <w:p w14:paraId="69AEAD33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author = input("</w:t>
      </w:r>
      <w:r w:rsidRPr="0007437C">
        <w:rPr>
          <w:rFonts w:ascii="TH Sarabun New" w:hAnsi="TH Sarabun New"/>
          <w:sz w:val="32"/>
          <w:cs/>
        </w:rPr>
        <w:t>ผู้แต่ง: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ชื่อผู้แต่ง</w:t>
      </w:r>
    </w:p>
    <w:p w14:paraId="6D3776D5" w14:textId="5E85710F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quantity = int(input("</w:t>
      </w:r>
      <w:r w:rsidRPr="0007437C">
        <w:rPr>
          <w:rFonts w:ascii="TH Sarabun New" w:hAnsi="TH Sarabun New"/>
          <w:sz w:val="32"/>
          <w:cs/>
        </w:rPr>
        <w:t>จำนวนเล่ม: "))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จำนวนเล่ม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และใช้ฟังก์ชัน</w:t>
      </w:r>
      <w:r w:rsidRPr="0007437C">
        <w:rPr>
          <w:rFonts w:ascii="TH Sarabun New" w:hAnsi="TH Sarabun New"/>
          <w:sz w:val="32"/>
        </w:rPr>
        <w:t xml:space="preserve"> int() </w:t>
      </w:r>
      <w:r w:rsidRPr="0007437C">
        <w:rPr>
          <w:rFonts w:ascii="TH Sarabun New" w:hAnsi="TH Sarabun New"/>
          <w:sz w:val="32"/>
          <w:cs/>
        </w:rPr>
        <w:t>ครอบเพื่อ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แปลงค่าที่รับเข้ามาให้เป็นจำนวนเต็ม (</w:t>
      </w:r>
      <w:r w:rsidRPr="0007437C">
        <w:rPr>
          <w:rFonts w:ascii="TH Sarabun New" w:hAnsi="TH Sarabun New"/>
          <w:sz w:val="32"/>
        </w:rPr>
        <w:t xml:space="preserve">Integer) </w:t>
      </w:r>
      <w:r w:rsidRPr="0007437C">
        <w:rPr>
          <w:rFonts w:ascii="TH Sarabun New" w:hAnsi="TH Sarabun New"/>
          <w:sz w:val="32"/>
          <w:cs/>
        </w:rPr>
        <w:t>เนื่องจากข้อมูลจำนวนเล่มจะต้องเป็นตัวเลข</w:t>
      </w:r>
    </w:p>
    <w:p w14:paraId="55641164" w14:textId="77777777" w:rsidR="00C37573" w:rsidRPr="00C37573" w:rsidRDefault="00C37573" w:rsidP="009423D3">
      <w:pPr>
        <w:pStyle w:val="ListParagraph"/>
        <w:spacing w:line="240" w:lineRule="auto"/>
        <w:ind w:left="0" w:firstLine="720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3. </w:t>
      </w:r>
      <w:r w:rsidRPr="00C37573">
        <w:rPr>
          <w:rFonts w:ascii="TH Sarabun New" w:hAnsi="TH Sarabun New"/>
          <w:sz w:val="32"/>
          <w:cs/>
        </w:rPr>
        <w:t xml:space="preserve">การ </w:t>
      </w:r>
      <w:r w:rsidRPr="00C37573">
        <w:rPr>
          <w:rFonts w:ascii="TH Sarabun New" w:hAnsi="TH Sarabun New"/>
          <w:sz w:val="32"/>
        </w:rPr>
        <w:t xml:space="preserve">Pack </w:t>
      </w:r>
      <w:r w:rsidRPr="00C37573">
        <w:rPr>
          <w:rFonts w:ascii="TH Sarabun New" w:hAnsi="TH Sarabun New"/>
          <w:sz w:val="32"/>
          <w:cs/>
        </w:rPr>
        <w:t>ข้อมูลเป็นไบนารี (</w:t>
      </w:r>
      <w:r w:rsidRPr="00C37573">
        <w:rPr>
          <w:rFonts w:ascii="TH Sarabun New" w:hAnsi="TH Sarabun New"/>
          <w:sz w:val="32"/>
        </w:rPr>
        <w:t>Data Structuring and Packing)</w:t>
      </w:r>
    </w:p>
    <w:p w14:paraId="7AFC1E96" w14:textId="77777777" w:rsidR="00C37573" w:rsidRPr="00C37573" w:rsidRDefault="00C37573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  <w:cs/>
        </w:rPr>
        <w:t>ขั้นตอนนี้คือการเตรียมข้อมูลให้อยู่ในรูปแบบที่สามารถบันทึกในไฟล์ไบนารีได้อย่างมีโครงสร้างและมีขนาดคงที่ (</w:t>
      </w:r>
      <w:r w:rsidRPr="00C37573">
        <w:rPr>
          <w:rFonts w:ascii="TH Sarabun New" w:hAnsi="TH Sarabun New"/>
          <w:sz w:val="32"/>
        </w:rPr>
        <w:t xml:space="preserve">Fixed-width record structure) </w:t>
      </w:r>
      <w:r w:rsidRPr="00C37573">
        <w:rPr>
          <w:rFonts w:ascii="TH Sarabun New" w:hAnsi="TH Sarabun New"/>
          <w:sz w:val="32"/>
          <w:cs/>
        </w:rPr>
        <w:t>โดยใช้โมดูล</w:t>
      </w:r>
      <w:r w:rsidRPr="00C37573">
        <w:rPr>
          <w:rFonts w:ascii="TH Sarabun New" w:hAnsi="TH Sarabun New"/>
          <w:sz w:val="32"/>
        </w:rPr>
        <w:t xml:space="preserve"> struct </w:t>
      </w:r>
      <w:r w:rsidRPr="00C37573">
        <w:rPr>
          <w:rFonts w:ascii="TH Sarabun New" w:hAnsi="TH Sarabun New"/>
          <w:sz w:val="32"/>
          <w:cs/>
        </w:rPr>
        <w:t xml:space="preserve">ของ </w:t>
      </w:r>
      <w:r w:rsidRPr="00C37573">
        <w:rPr>
          <w:rFonts w:ascii="TH Sarabun New" w:hAnsi="TH Sarabun New"/>
          <w:sz w:val="32"/>
        </w:rPr>
        <w:t>Python:</w:t>
      </w:r>
    </w:p>
    <w:p w14:paraId="352E6AF6" w14:textId="77777777" w:rsidR="00C37573" w:rsidRPr="00C37573" w:rsidRDefault="00C37573" w:rsidP="00187659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record = struct.pack(BOOK_FORMAT, ...): </w:t>
      </w:r>
      <w:r w:rsidRPr="00C37573">
        <w:rPr>
          <w:rFonts w:ascii="TH Sarabun New" w:hAnsi="TH Sarabun New"/>
          <w:sz w:val="32"/>
          <w:cs/>
        </w:rPr>
        <w:t>ฟังก์ชัน</w:t>
      </w:r>
      <w:r w:rsidRPr="00C37573">
        <w:rPr>
          <w:rFonts w:ascii="TH Sarabun New" w:hAnsi="TH Sarabun New"/>
          <w:sz w:val="32"/>
        </w:rPr>
        <w:t xml:space="preserve"> struct.pack() </w:t>
      </w:r>
      <w:r w:rsidRPr="00C37573">
        <w:rPr>
          <w:rFonts w:ascii="TH Sarabun New" w:hAnsi="TH Sarabun New"/>
          <w:sz w:val="32"/>
          <w:cs/>
        </w:rPr>
        <w:t>จะทำการแปลง (</w:t>
      </w:r>
      <w:r w:rsidRPr="00C37573">
        <w:rPr>
          <w:rFonts w:ascii="TH Sarabun New" w:hAnsi="TH Sarabun New"/>
          <w:sz w:val="32"/>
        </w:rPr>
        <w:t xml:space="preserve">pack) </w:t>
      </w:r>
      <w:r w:rsidRPr="00C37573">
        <w:rPr>
          <w:rFonts w:ascii="TH Sarabun New" w:hAnsi="TH Sarabun New"/>
          <w:sz w:val="32"/>
          <w:cs/>
        </w:rPr>
        <w:t>ข้อมูลที่รับเข้ามาให้อยู่ในรูปของ</w:t>
      </w:r>
      <w:r w:rsidRPr="00C37573">
        <w:rPr>
          <w:rFonts w:ascii="TH Sarabun New" w:hAnsi="TH Sarabun New"/>
          <w:sz w:val="32"/>
        </w:rPr>
        <w:t xml:space="preserve"> </w:t>
      </w:r>
      <w:r w:rsidRPr="00C37573">
        <w:rPr>
          <w:rFonts w:ascii="TH Sarabun New" w:hAnsi="TH Sarabun New"/>
          <w:sz w:val="32"/>
          <w:cs/>
        </w:rPr>
        <w:t>ไบนารีสติง (</w:t>
      </w:r>
      <w:r w:rsidRPr="00C37573">
        <w:rPr>
          <w:rFonts w:ascii="TH Sarabun New" w:hAnsi="TH Sarabun New"/>
          <w:sz w:val="32"/>
        </w:rPr>
        <w:t xml:space="preserve">bytes object) </w:t>
      </w:r>
      <w:r w:rsidRPr="00C37573">
        <w:rPr>
          <w:rFonts w:ascii="TH Sarabun New" w:hAnsi="TH Sarabun New"/>
          <w:sz w:val="32"/>
          <w:cs/>
        </w:rPr>
        <w:t>ตามรูปแบบ (</w:t>
      </w:r>
      <w:r w:rsidRPr="00C37573">
        <w:rPr>
          <w:rFonts w:ascii="TH Sarabun New" w:hAnsi="TH Sarabun New"/>
          <w:sz w:val="32"/>
        </w:rPr>
        <w:t xml:space="preserve">format string) </w:t>
      </w:r>
      <w:r w:rsidRPr="00C37573">
        <w:rPr>
          <w:rFonts w:ascii="TH Sarabun New" w:hAnsi="TH Sarabun New"/>
          <w:sz w:val="32"/>
          <w:cs/>
        </w:rPr>
        <w:t>ที่กำหนดไว้ในตัวแปร</w:t>
      </w:r>
      <w:r w:rsidRPr="00C37573">
        <w:rPr>
          <w:rFonts w:ascii="TH Sarabun New" w:hAnsi="TH Sarabun New"/>
          <w:sz w:val="32"/>
        </w:rPr>
        <w:t xml:space="preserve"> BOOK_FORMAT</w:t>
      </w:r>
    </w:p>
    <w:p w14:paraId="50CA2C9E" w14:textId="77777777" w:rsidR="00C37573" w:rsidRPr="00C37573" w:rsidRDefault="00C37573" w:rsidP="00187659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  <w:cs/>
        </w:rPr>
        <w:t xml:space="preserve">ข้อมูลที่ถูก </w:t>
      </w:r>
      <w:r w:rsidRPr="00C37573">
        <w:rPr>
          <w:rFonts w:ascii="TH Sarabun New" w:hAnsi="TH Sarabun New"/>
          <w:sz w:val="32"/>
        </w:rPr>
        <w:t xml:space="preserve">Pack </w:t>
      </w:r>
      <w:r w:rsidRPr="00C37573">
        <w:rPr>
          <w:rFonts w:ascii="TH Sarabun New" w:hAnsi="TH Sarabun New"/>
          <w:sz w:val="32"/>
          <w:cs/>
        </w:rPr>
        <w:t>เรียงตามลำดับคือ:</w:t>
      </w:r>
    </w:p>
    <w:p w14:paraId="771E8DA6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STATUS_ACTIVE: </w:t>
      </w:r>
      <w:r w:rsidRPr="00C37573">
        <w:rPr>
          <w:rFonts w:ascii="TH Sarabun New" w:hAnsi="TH Sarabun New"/>
          <w:sz w:val="32"/>
          <w:cs/>
        </w:rPr>
        <w:t>สถานะของเรคคอร์ด (สันนิษฐานว่าเป็นค่าคงที่ที่บ่งบอกว่าหนังสือนี้เป็นข้อมูลที่ใช้งานอยู่)</w:t>
      </w:r>
    </w:p>
    <w:p w14:paraId="6A2D1ADA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book_id: ID </w:t>
      </w:r>
      <w:r w:rsidRPr="00C37573">
        <w:rPr>
          <w:rFonts w:ascii="TH Sarabun New" w:hAnsi="TH Sarabun New"/>
          <w:sz w:val="32"/>
          <w:cs/>
        </w:rPr>
        <w:t>ของหนังสือที่สร้างขึ้นใหม่</w:t>
      </w:r>
    </w:p>
    <w:p w14:paraId="5F6C1FA5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pack_string(isbn, 16): </w:t>
      </w:r>
      <w:r w:rsidRPr="00C37573">
        <w:rPr>
          <w:rFonts w:ascii="TH Sarabun New" w:hAnsi="TH Sarabun New"/>
          <w:sz w:val="32"/>
          <w:cs/>
        </w:rPr>
        <w:t xml:space="preserve">แปลงรหัส </w:t>
      </w:r>
      <w:r w:rsidRPr="00C37573">
        <w:rPr>
          <w:rFonts w:ascii="TH Sarabun New" w:hAnsi="TH Sarabun New"/>
          <w:sz w:val="32"/>
        </w:rPr>
        <w:t xml:space="preserve">ISBN </w:t>
      </w:r>
      <w:r w:rsidRPr="00C37573">
        <w:rPr>
          <w:rFonts w:ascii="TH Sarabun New" w:hAnsi="TH Sarabun New"/>
          <w:sz w:val="32"/>
          <w:cs/>
        </w:rPr>
        <w:t>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16 </w:t>
      </w:r>
      <w:r w:rsidRPr="00C37573">
        <w:rPr>
          <w:rFonts w:ascii="TH Sarabun New" w:hAnsi="TH Sarabun New"/>
          <w:sz w:val="32"/>
          <w:cs/>
        </w:rPr>
        <w:t>ไบต์</w:t>
      </w:r>
      <w:r w:rsidRPr="00C37573">
        <w:rPr>
          <w:rFonts w:ascii="TH Sarabun New" w:hAnsi="TH Sarabun New"/>
          <w:sz w:val="32"/>
        </w:rPr>
        <w:t xml:space="preserve"> </w:t>
      </w:r>
      <w:r w:rsidRPr="00C37573">
        <w:rPr>
          <w:rFonts w:ascii="TH Sarabun New" w:hAnsi="TH Sarabun New"/>
          <w:sz w:val="32"/>
          <w:cs/>
        </w:rPr>
        <w:t>โดยเรียกใช้ฟังก์ชันภายนอก</w:t>
      </w:r>
      <w:r w:rsidRPr="00C37573">
        <w:rPr>
          <w:rFonts w:ascii="TH Sarabun New" w:hAnsi="TH Sarabun New"/>
          <w:sz w:val="32"/>
        </w:rPr>
        <w:t xml:space="preserve"> pack_string (</w:t>
      </w:r>
      <w:r w:rsidRPr="00C37573">
        <w:rPr>
          <w:rFonts w:ascii="TH Sarabun New" w:hAnsi="TH Sarabun New"/>
          <w:sz w:val="32"/>
          <w:cs/>
        </w:rPr>
        <w:t xml:space="preserve">การทำ </w:t>
      </w:r>
      <w:r w:rsidRPr="00C37573">
        <w:rPr>
          <w:rFonts w:ascii="TH Sarabun New" w:hAnsi="TH Sarabun New"/>
          <w:sz w:val="32"/>
        </w:rPr>
        <w:t xml:space="preserve">padding </w:t>
      </w:r>
      <w:r w:rsidRPr="00C37573">
        <w:rPr>
          <w:rFonts w:ascii="TH Sarabun New" w:hAnsi="TH Sarabun New"/>
          <w:sz w:val="32"/>
          <w:cs/>
        </w:rPr>
        <w:t xml:space="preserve">หรือ </w:t>
      </w:r>
      <w:r w:rsidRPr="00C37573">
        <w:rPr>
          <w:rFonts w:ascii="TH Sarabun New" w:hAnsi="TH Sarabun New"/>
          <w:sz w:val="32"/>
        </w:rPr>
        <w:t xml:space="preserve">truncation </w:t>
      </w:r>
      <w:r w:rsidRPr="00C37573">
        <w:rPr>
          <w:rFonts w:ascii="TH Sarabun New" w:hAnsi="TH Sarabun New"/>
          <w:sz w:val="32"/>
          <w:cs/>
        </w:rPr>
        <w:t>เพื่อให้ความยาวคงที่)</w:t>
      </w:r>
    </w:p>
    <w:p w14:paraId="5206DFD9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pack_string(title, 128): </w:t>
      </w:r>
      <w:r w:rsidRPr="00C37573">
        <w:rPr>
          <w:rFonts w:ascii="TH Sarabun New" w:hAnsi="TH Sarabun New"/>
          <w:sz w:val="32"/>
          <w:cs/>
        </w:rPr>
        <w:t>แปลงชื่อหนังสือให้อยู่ในรูปแบบไบนารีที่มีความยาว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128 </w:t>
      </w:r>
      <w:r w:rsidRPr="00C37573">
        <w:rPr>
          <w:rFonts w:ascii="TH Sarabun New" w:hAnsi="TH Sarabun New"/>
          <w:sz w:val="32"/>
          <w:cs/>
        </w:rPr>
        <w:t>ไบต์</w:t>
      </w:r>
    </w:p>
    <w:p w14:paraId="6CC658AD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pack_string(author, 64): </w:t>
      </w:r>
      <w:r w:rsidRPr="00C37573">
        <w:rPr>
          <w:rFonts w:ascii="TH Sarabun New" w:hAnsi="TH Sarabun New"/>
          <w:sz w:val="32"/>
          <w:cs/>
        </w:rPr>
        <w:t>แปลงชื่อผู้แต่งให้อยู่ในรูปแบบไบนารีที่มีความยาว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64 </w:t>
      </w:r>
      <w:r w:rsidRPr="00C37573">
        <w:rPr>
          <w:rFonts w:ascii="TH Sarabun New" w:hAnsi="TH Sarabun New"/>
          <w:sz w:val="32"/>
          <w:cs/>
        </w:rPr>
        <w:t>ไบต์</w:t>
      </w:r>
    </w:p>
    <w:p w14:paraId="1044E4AE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quantity: </w:t>
      </w:r>
      <w:r w:rsidRPr="00C37573">
        <w:rPr>
          <w:rFonts w:ascii="TH Sarabun New" w:hAnsi="TH Sarabun New"/>
          <w:sz w:val="32"/>
          <w:cs/>
        </w:rPr>
        <w:t xml:space="preserve">จำนวนเล่ม (ตัวเลข </w:t>
      </w:r>
      <w:r w:rsidRPr="00C37573">
        <w:rPr>
          <w:rFonts w:ascii="TH Sarabun New" w:hAnsi="TH Sarabun New"/>
          <w:sz w:val="32"/>
        </w:rPr>
        <w:t>Integer)</w:t>
      </w:r>
    </w:p>
    <w:p w14:paraId="045DE5F4" w14:textId="77777777" w:rsidR="00820F11" w:rsidRPr="00C42056" w:rsidRDefault="00C42056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4E5595">
        <w:rPr>
          <w:noProof/>
        </w:rPr>
        <w:lastRenderedPageBreak/>
        <w:drawing>
          <wp:anchor distT="0" distB="0" distL="114300" distR="114300" simplePos="0" relativeHeight="251607552" behindDoc="0" locked="0" layoutInCell="1" allowOverlap="1" wp14:anchorId="1F7FE3FA" wp14:editId="187F286E">
            <wp:simplePos x="0" y="0"/>
            <wp:positionH relativeFrom="margin">
              <wp:align>center</wp:align>
            </wp:positionH>
            <wp:positionV relativeFrom="paragraph">
              <wp:posOffset>474851</wp:posOffset>
            </wp:positionV>
            <wp:extent cx="4859020" cy="2497455"/>
            <wp:effectExtent l="76200" t="76200" r="132080" b="131445"/>
            <wp:wrapTopAndBottom/>
            <wp:docPr id="19078934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3452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"/>
                    <a:stretch/>
                  </pic:blipFill>
                  <pic:spPr bwMode="auto">
                    <a:xfrm>
                      <a:off x="0" y="0"/>
                      <a:ext cx="4859020" cy="2497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573" w:rsidRPr="00C37573">
        <w:rPr>
          <w:rFonts w:ascii="TH Sarabun New" w:hAnsi="TH Sarabun New"/>
          <w:sz w:val="32"/>
          <w:cs/>
        </w:rPr>
        <w:t>ผลลัพธ์ที่ได้คือตัวแปร</w:t>
      </w:r>
      <w:r w:rsidR="00C37573" w:rsidRPr="00C37573">
        <w:rPr>
          <w:rFonts w:ascii="TH Sarabun New" w:hAnsi="TH Sarabun New"/>
          <w:sz w:val="32"/>
        </w:rPr>
        <w:t xml:space="preserve"> record </w:t>
      </w:r>
      <w:r w:rsidR="00C37573" w:rsidRPr="00C37573">
        <w:rPr>
          <w:rFonts w:ascii="TH Sarabun New" w:hAnsi="TH Sarabun New"/>
          <w:sz w:val="32"/>
          <w:cs/>
        </w:rPr>
        <w:t>ซึ่งเป็นข้อมูลหนังสือในรูปแบบไบนารีที่พร้อมสำหรับการบันทึก</w:t>
      </w:r>
    </w:p>
    <w:p w14:paraId="21A82B80" w14:textId="6B82C391" w:rsidR="00CA44BE" w:rsidRDefault="00CA44BE" w:rsidP="009423D3">
      <w:pPr>
        <w:pStyle w:val="a"/>
        <w:spacing w:line="240" w:lineRule="auto"/>
      </w:pPr>
      <w:bookmarkStart w:id="80" w:name="_Toc210495220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2</w:t>
      </w:r>
      <w:r w:rsidR="00883471">
        <w:rPr>
          <w:b/>
          <w:bCs w:val="0"/>
        </w:rPr>
        <w:fldChar w:fldCharType="end"/>
      </w:r>
      <w:r w:rsidR="00B21B30">
        <w:t xml:space="preserve"> </w:t>
      </w:r>
      <w:r w:rsidR="00B21B30" w:rsidRPr="00B21B30">
        <w:rPr>
          <w:b/>
          <w:bCs w:val="0"/>
          <w:cs/>
        </w:rPr>
        <w:t xml:space="preserve">ฟังก์ชัน </w:t>
      </w:r>
      <w:r w:rsidR="00B21B30" w:rsidRPr="00820F11">
        <w:t>update_book</w:t>
      </w:r>
      <w:bookmarkEnd w:id="80"/>
    </w:p>
    <w:p w14:paraId="43CF9633" w14:textId="2F74748E" w:rsidR="00B546C8" w:rsidRDefault="00DC2FF1" w:rsidP="009423D3">
      <w:pPr>
        <w:pStyle w:val="ListParagraph"/>
        <w:spacing w:line="240" w:lineRule="auto"/>
        <w:ind w:left="1896" w:hanging="195"/>
        <w:rPr>
          <w:rFonts w:ascii="TH Sarabun New" w:hAnsi="TH Sarabun New"/>
          <w:sz w:val="32"/>
        </w:rPr>
      </w:pPr>
      <w:r w:rsidRPr="00DC2FF1">
        <w:rPr>
          <w:rFonts w:ascii="TH Sarabun New" w:hAnsi="TH Sarabun New"/>
          <w:sz w:val="32"/>
        </w:rPr>
        <w:t>4.2.1.</w:t>
      </w:r>
      <w:r w:rsidR="001B5265">
        <w:rPr>
          <w:rFonts w:ascii="TH Sarabun New" w:hAnsi="TH Sarabun New"/>
          <w:sz w:val="32"/>
        </w:rPr>
        <w:t>3</w:t>
      </w:r>
      <w:r w:rsidRPr="00DC2FF1">
        <w:rPr>
          <w:rFonts w:ascii="TH Sarabun New" w:hAnsi="TH Sarabun New"/>
          <w:sz w:val="32"/>
        </w:rPr>
        <w:t xml:space="preserve"> </w:t>
      </w:r>
      <w:r w:rsidRPr="00DC2FF1">
        <w:rPr>
          <w:rFonts w:ascii="TH Sarabun New" w:hAnsi="TH Sarabun New"/>
          <w:sz w:val="32"/>
          <w:cs/>
        </w:rPr>
        <w:t xml:space="preserve">ฟังก์ชัน </w:t>
      </w:r>
      <w:r w:rsidR="0094078F" w:rsidRPr="0094078F">
        <w:rPr>
          <w:rFonts w:ascii="TH Sarabun New" w:hAnsi="TH Sarabun New"/>
          <w:sz w:val="32"/>
        </w:rPr>
        <w:t>delete_book()</w:t>
      </w:r>
    </w:p>
    <w:p w14:paraId="11AA2FC2" w14:textId="77777777" w:rsidR="001B5265" w:rsidRPr="001B5265" w:rsidRDefault="001B5265" w:rsidP="009423D3">
      <w:pPr>
        <w:spacing w:line="240" w:lineRule="auto"/>
        <w:rPr>
          <w:rFonts w:ascii="TH Sarabun New" w:hAnsi="TH Sarabun New"/>
          <w:sz w:val="32"/>
        </w:rPr>
      </w:pPr>
      <w:r w:rsidRPr="001B5265">
        <w:rPr>
          <w:rFonts w:ascii="TH Sarabun New" w:hAnsi="TH Sarabun New"/>
          <w:sz w:val="32"/>
          <w:cs/>
        </w:rPr>
        <w:t>วัตถุประสงค์: ลบหนังสือ (</w:t>
      </w:r>
      <w:r w:rsidRPr="001B5265">
        <w:rPr>
          <w:rFonts w:ascii="TH Sarabun New" w:hAnsi="TH Sarabun New"/>
          <w:sz w:val="32"/>
        </w:rPr>
        <w:t>Soft Delete)</w:t>
      </w:r>
    </w:p>
    <w:p w14:paraId="409D5DEF" w14:textId="3EBB3836" w:rsidR="001B5265" w:rsidRPr="001B5265" w:rsidRDefault="001B5265" w:rsidP="009423D3">
      <w:pPr>
        <w:spacing w:line="240" w:lineRule="auto"/>
        <w:rPr>
          <w:rFonts w:ascii="TH Sarabun New" w:hAnsi="TH Sarabun New"/>
          <w:sz w:val="32"/>
        </w:rPr>
      </w:pPr>
      <w:r w:rsidRPr="001B5265">
        <w:rPr>
          <w:rFonts w:ascii="TH Sarabun New" w:hAnsi="TH Sarabun New"/>
          <w:sz w:val="32"/>
          <w:cs/>
        </w:rPr>
        <w:t>ขั้นตอนการทำงาน:</w:t>
      </w:r>
    </w:p>
    <w:p w14:paraId="639E3E9E" w14:textId="77777777" w:rsidR="00F847A5" w:rsidRDefault="00DF007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F007B">
        <w:rPr>
          <w:rFonts w:ascii="TH Sarabun New" w:hAnsi="TH Sarabun New"/>
          <w:sz w:val="32"/>
          <w:cs/>
        </w:rPr>
        <w:t xml:space="preserve">รับ </w:t>
      </w:r>
      <w:r w:rsidRPr="00DF007B">
        <w:rPr>
          <w:rFonts w:ascii="TH Sarabun New" w:hAnsi="TH Sarabun New"/>
          <w:sz w:val="32"/>
        </w:rPr>
        <w:t xml:space="preserve">book_id </w:t>
      </w:r>
      <w:r w:rsidRPr="00DF007B">
        <w:rPr>
          <w:rFonts w:ascii="TH Sarabun New" w:hAnsi="TH Sarabun New"/>
          <w:sz w:val="32"/>
          <w:cs/>
        </w:rPr>
        <w:t>จากผู้ใช้</w:t>
      </w:r>
    </w:p>
    <w:p w14:paraId="3795F474" w14:textId="4799BC60" w:rsidR="004C76C7" w:rsidRPr="004C76C7" w:rsidRDefault="004C76C7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รับค่า </w:t>
      </w:r>
      <w:r w:rsidRPr="004C76C7">
        <w:rPr>
          <w:rFonts w:ascii="TH Sarabun New" w:eastAsia="Times New Roman" w:hAnsi="TH Sarabun New"/>
          <w:kern w:val="0"/>
          <w:sz w:val="32"/>
          <w14:ligatures w14:val="none"/>
        </w:rPr>
        <w:t xml:space="preserve">ID </w:t>
      </w: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ของหนังสือที่ต้องการลบจากผู้ใช้</w:t>
      </w:r>
    </w:p>
    <w:p w14:paraId="775B665B" w14:textId="0F2B0513" w:rsidR="004C76C7" w:rsidRPr="004C76C7" w:rsidRDefault="004C76C7" w:rsidP="009423D3">
      <w:pPr>
        <w:spacing w:before="100" w:beforeAutospacing="1" w:after="100" w:afterAutospacing="1" w:line="240" w:lineRule="auto"/>
        <w:ind w:left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แปลงให้เป็น</w:t>
      </w:r>
      <w:r w:rsidRPr="004C76C7">
        <w:rPr>
          <w:rFonts w:ascii="TH Sarabun New" w:eastAsia="Times New Roman" w:hAnsi="TH Sarabun New"/>
          <w:kern w:val="0"/>
          <w:sz w:val="32"/>
          <w14:ligatures w14:val="none"/>
        </w:rPr>
        <w:t xml:space="preserve"> int </w:t>
      </w: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ก่อนใช้งาน</w:t>
      </w:r>
    </w:p>
    <w:p w14:paraId="651F6C25" w14:textId="77777777" w:rsidR="00F847A5" w:rsidRDefault="00F847A5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F847A5">
        <w:rPr>
          <w:rFonts w:ascii="TH Sarabun New" w:hAnsi="TH Sarabun New"/>
          <w:sz w:val="32"/>
          <w:cs/>
        </w:rPr>
        <w:t>เปิดไฟล์ฐานข้อมูล</w:t>
      </w:r>
    </w:p>
    <w:p w14:paraId="4677E3EF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เปิดไฟล์ฐานข้อมูล (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BOOKS_FILE)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ในโหมด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r+b</w:t>
      </w:r>
    </w:p>
    <w:p w14:paraId="007030A7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r = read</w:t>
      </w:r>
    </w:p>
    <w:p w14:paraId="6B072E90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+ = read/write</w:t>
      </w:r>
    </w:p>
    <w:p w14:paraId="0D92377D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b = binary</w:t>
      </w:r>
    </w:p>
    <w:p w14:paraId="1A5FD150" w14:textId="0593A5A5" w:rsidR="005E32BC" w:rsidRPr="005E32BC" w:rsidRDefault="005E32BC" w:rsidP="009423D3">
      <w:pPr>
        <w:spacing w:before="100" w:beforeAutospacing="1" w:after="100" w:afterAutospacing="1" w:line="240" w:lineRule="auto"/>
        <w:ind w:left="108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เราต้องใช้โหมดนี้เพราะจะ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อ่านข้อมูลและเขียนข้อมูลทับบางส่วน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ในไฟล์เดียวกัน</w:t>
      </w:r>
    </w:p>
    <w:p w14:paraId="16E41247" w14:textId="77777777" w:rsidR="00F847A5" w:rsidRDefault="00F847A5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F847A5">
        <w:rPr>
          <w:rFonts w:ascii="TH Sarabun New" w:hAnsi="TH Sarabun New"/>
          <w:sz w:val="32"/>
          <w:cs/>
        </w:rPr>
        <w:lastRenderedPageBreak/>
        <w:t xml:space="preserve">วนอ่านทีละ </w:t>
      </w:r>
      <w:r w:rsidRPr="00F847A5">
        <w:rPr>
          <w:rFonts w:ascii="TH Sarabun New" w:hAnsi="TH Sarabun New"/>
          <w:sz w:val="32"/>
        </w:rPr>
        <w:t>record</w:t>
      </w:r>
    </w:p>
    <w:p w14:paraId="56CF4AD8" w14:textId="70C28A05" w:rsidR="009423D3" w:rsidRPr="009423D3" w:rsidRDefault="009423D3" w:rsidP="009423D3">
      <w:pPr>
        <w:spacing w:before="100" w:beforeAutospacing="1" w:after="100" w:afterAutospacing="1" w:line="240" w:lineRule="auto"/>
        <w:ind w:left="1440"/>
        <w:rPr>
          <w:rFonts w:ascii="TH Sarabun New" w:eastAsia="Times New Roman" w:hAnsi="TH Sarabun New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วนลูปอ่านข้อมูลทีละ “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>record” (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ขนาดคงที่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BOOK_RECORD_SIZE)</w:t>
      </w:r>
    </w:p>
    <w:p w14:paraId="6977362E" w14:textId="6391A174" w:rsidR="009423D3" w:rsidRPr="009423D3" w:rsidRDefault="009423D3" w:rsidP="009423D3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pos = f.tell() </w:t>
      </w:r>
      <w:r w:rsidRPr="009423D3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จำตำแหน่งก่อนอ่านไว้ เพราะถ้าพบ 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ที่ต้องลบ เราจะต้อง “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seek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กลับมาเขียนทับ” ที่ตำแหน่งเดิม</w:t>
      </w:r>
    </w:p>
    <w:p w14:paraId="008F7CF4" w14:textId="3138900E" w:rsidR="009423D3" w:rsidRPr="009423D3" w:rsidRDefault="009423D3" w:rsidP="009423D3">
      <w:pPr>
        <w:spacing w:before="100" w:beforeAutospacing="1" w:after="100" w:afterAutospacing="1" w:line="240" w:lineRule="auto"/>
        <w:ind w:left="1440"/>
        <w:rPr>
          <w:rFonts w:ascii="TH Sarabun New" w:eastAsia="Times New Roman" w:hAnsi="TH Sarabun New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ถ้า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record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ว่าง (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EOF)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แปลว่าอ่านจนจบไฟล์ </w:t>
      </w:r>
      <w:r w:rsidRPr="009423D3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9423D3">
        <w:rPr>
          <w:rFonts w:ascii="TH Sarabun New" w:eastAsia="Times New Roman" w:hAnsi="TH Sarabun New" w:hint="cs"/>
          <w:kern w:val="0"/>
          <w:sz w:val="32"/>
          <w:cs/>
          <w14:ligatures w14:val="none"/>
        </w:rPr>
        <w:t>หยุดลูป</w:t>
      </w:r>
    </w:p>
    <w:p w14:paraId="6A19F43C" w14:textId="319BDBC9" w:rsidR="00F847A5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 xml:space="preserve">แปลงข้อมูลจาก </w:t>
      </w:r>
      <w:r w:rsidRPr="00B9376B">
        <w:rPr>
          <w:rFonts w:ascii="TH Sarabun New" w:hAnsi="TH Sarabun New"/>
          <w:sz w:val="32"/>
        </w:rPr>
        <w:t xml:space="preserve">Binary </w:t>
      </w:r>
      <w:r w:rsidRPr="00B9376B">
        <w:rPr>
          <w:rFonts w:ascii="Arial" w:hAnsi="Arial" w:cs="Arial"/>
          <w:sz w:val="32"/>
        </w:rPr>
        <w:t>→</w:t>
      </w:r>
      <w:r w:rsidRPr="00B9376B">
        <w:rPr>
          <w:rFonts w:ascii="TH Sarabun New" w:hAnsi="TH Sarabun New"/>
          <w:sz w:val="32"/>
        </w:rPr>
        <w:t xml:space="preserve"> </w:t>
      </w:r>
      <w:r w:rsidRPr="00B9376B">
        <w:rPr>
          <w:rFonts w:ascii="TH Sarabun New" w:hAnsi="TH Sarabun New"/>
          <w:sz w:val="32"/>
          <w:cs/>
        </w:rPr>
        <w:t>ตัวแปร</w:t>
      </w:r>
    </w:p>
    <w:p w14:paraId="1115C8F6" w14:textId="0EE89764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struct.unpack </w:t>
      </w:r>
      <w:r w:rsidRPr="00617801">
        <w:rPr>
          <w:rFonts w:ascii="TH Sarabun New" w:hAnsi="TH Sarabun New"/>
          <w:sz w:val="32"/>
          <w:cs/>
        </w:rPr>
        <w:t xml:space="preserve">จะถอดข้อมูล </w:t>
      </w:r>
      <w:r w:rsidRPr="00617801">
        <w:rPr>
          <w:rFonts w:ascii="TH Sarabun New" w:hAnsi="TH Sarabun New"/>
          <w:sz w:val="32"/>
        </w:rPr>
        <w:t xml:space="preserve">binary </w:t>
      </w:r>
      <w:r w:rsidRPr="00617801">
        <w:rPr>
          <w:rFonts w:ascii="TH Sarabun New" w:hAnsi="TH Sarabun New"/>
          <w:sz w:val="32"/>
          <w:cs/>
        </w:rPr>
        <w:t>ออกมาเป็นค่าปกติ</w:t>
      </w:r>
    </w:p>
    <w:p w14:paraId="0E1FAA58" w14:textId="4372575C" w:rsidR="00617801" w:rsidRPr="00617801" w:rsidRDefault="00617801" w:rsidP="003A0D47">
      <w:pPr>
        <w:ind w:left="2061"/>
        <w:jc w:val="both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r_status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สถานะของหนังสือ (</w:t>
      </w:r>
      <w:r w:rsidRPr="00617801">
        <w:rPr>
          <w:rFonts w:ascii="TH Sarabun New" w:hAnsi="TH Sarabun New"/>
          <w:sz w:val="32"/>
        </w:rPr>
        <w:t xml:space="preserve">STATUS_ACTIVE = </w:t>
      </w:r>
      <w:r w:rsidRPr="00617801">
        <w:rPr>
          <w:rFonts w:ascii="TH Sarabun New" w:hAnsi="TH Sarabun New"/>
          <w:sz w:val="32"/>
          <w:cs/>
        </w:rPr>
        <w:t xml:space="preserve">ใช้งาน </w:t>
      </w:r>
      <w:r w:rsidRPr="00617801">
        <w:rPr>
          <w:rFonts w:ascii="TH Sarabun New" w:hAnsi="TH Sarabun New"/>
          <w:sz w:val="32"/>
        </w:rPr>
        <w:t xml:space="preserve">STATUS_DELETED = </w:t>
      </w:r>
      <w:r w:rsidRPr="00617801">
        <w:rPr>
          <w:rFonts w:ascii="TH Sarabun New" w:hAnsi="TH Sarabun New"/>
          <w:sz w:val="32"/>
          <w:cs/>
        </w:rPr>
        <w:t>ลบแล้ว)</w:t>
      </w:r>
    </w:p>
    <w:p w14:paraId="6FD69E53" w14:textId="77777777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r_id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รหัสหนังสือ</w:t>
      </w:r>
    </w:p>
    <w:p w14:paraId="1784C460" w14:textId="77777777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isbn, title, author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 xml:space="preserve">ข้อมูล </w:t>
      </w:r>
      <w:r w:rsidRPr="00617801">
        <w:rPr>
          <w:rFonts w:ascii="TH Sarabun New" w:hAnsi="TH Sarabun New"/>
          <w:sz w:val="32"/>
        </w:rPr>
        <w:t>string (</w:t>
      </w:r>
      <w:r w:rsidRPr="00617801">
        <w:rPr>
          <w:rFonts w:ascii="TH Sarabun New" w:hAnsi="TH Sarabun New"/>
          <w:sz w:val="32"/>
          <w:cs/>
        </w:rPr>
        <w:t xml:space="preserve">แต่ยังอยู่ในรูปแบบ </w:t>
      </w:r>
      <w:r w:rsidRPr="00617801">
        <w:rPr>
          <w:rFonts w:ascii="TH Sarabun New" w:hAnsi="TH Sarabun New"/>
          <w:sz w:val="32"/>
        </w:rPr>
        <w:t>bytes)</w:t>
      </w:r>
    </w:p>
    <w:p w14:paraId="373033AE" w14:textId="11E10A9A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qty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จำนวนเล่ม</w:t>
      </w:r>
    </w:p>
    <w:p w14:paraId="40635A3A" w14:textId="0E7682A8" w:rsidR="00B9376B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>ตรวจสอบว่าใช่หนังสือที่ต้องการลบไหม</w:t>
      </w:r>
    </w:p>
    <w:p w14:paraId="66768A13" w14:textId="3826F100" w:rsidR="006F01B7" w:rsidRDefault="006F01B7" w:rsidP="006F01B7">
      <w:pPr>
        <w:pStyle w:val="ListParagraph"/>
        <w:spacing w:line="240" w:lineRule="auto"/>
        <w:ind w:left="1843"/>
        <w:rPr>
          <w:rFonts w:ascii="TH Sarabun New" w:hAnsi="TH Sarabun New"/>
          <w:sz w:val="32"/>
        </w:rPr>
      </w:pPr>
      <w:r w:rsidRPr="006F01B7">
        <w:rPr>
          <w:rFonts w:ascii="TH Sarabun New" w:hAnsi="TH Sarabun New"/>
          <w:sz w:val="32"/>
          <w:cs/>
        </w:rPr>
        <w:t xml:space="preserve">เช็กว่า </w:t>
      </w:r>
      <w:r w:rsidRPr="006F01B7">
        <w:rPr>
          <w:rFonts w:ascii="TH Sarabun New" w:hAnsi="TH Sarabun New"/>
          <w:sz w:val="32"/>
        </w:rPr>
        <w:t xml:space="preserve">record </w:t>
      </w:r>
      <w:r w:rsidRPr="006F01B7">
        <w:rPr>
          <w:rFonts w:ascii="TH Sarabun New" w:hAnsi="TH Sarabun New"/>
          <w:sz w:val="32"/>
          <w:cs/>
        </w:rPr>
        <w:t>นี้ยัง “</w:t>
      </w:r>
      <w:r w:rsidRPr="006F01B7">
        <w:rPr>
          <w:rFonts w:ascii="TH Sarabun New" w:hAnsi="TH Sarabun New"/>
          <w:sz w:val="32"/>
        </w:rPr>
        <w:t xml:space="preserve">active” </w:t>
      </w:r>
      <w:r w:rsidRPr="006F01B7">
        <w:rPr>
          <w:rFonts w:ascii="TH Sarabun New" w:hAnsi="TH Sarabun New"/>
          <w:sz w:val="32"/>
          <w:cs/>
        </w:rPr>
        <w:t>อยู่ และ</w:t>
      </w:r>
      <w:r w:rsidRPr="006F01B7">
        <w:rPr>
          <w:rFonts w:ascii="TH Sarabun New" w:hAnsi="TH Sarabun New"/>
          <w:sz w:val="32"/>
        </w:rPr>
        <w:t xml:space="preserve"> r_id </w:t>
      </w:r>
      <w:r w:rsidRPr="006F01B7">
        <w:rPr>
          <w:rFonts w:ascii="TH Sarabun New" w:hAnsi="TH Sarabun New"/>
          <w:sz w:val="32"/>
          <w:cs/>
        </w:rPr>
        <w:t xml:space="preserve">ตรงกับ </w:t>
      </w:r>
      <w:r w:rsidRPr="006F01B7">
        <w:rPr>
          <w:rFonts w:ascii="TH Sarabun New" w:hAnsi="TH Sarabun New"/>
          <w:sz w:val="32"/>
        </w:rPr>
        <w:t xml:space="preserve">ID </w:t>
      </w:r>
      <w:r w:rsidRPr="006F01B7">
        <w:rPr>
          <w:rFonts w:ascii="TH Sarabun New" w:hAnsi="TH Sarabun New"/>
          <w:sz w:val="32"/>
          <w:cs/>
        </w:rPr>
        <w:t>ที่ผู้ใช้กรอก</w:t>
      </w:r>
    </w:p>
    <w:p w14:paraId="6EA45956" w14:textId="062B1625" w:rsidR="00B9376B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>ยืนยันก่อนลบ</w:t>
      </w:r>
    </w:p>
    <w:p w14:paraId="1D4DC2DC" w14:textId="0C163693" w:rsidR="006F01B7" w:rsidRPr="006F01B7" w:rsidRDefault="006F01B7" w:rsidP="006F01B7">
      <w:pPr>
        <w:spacing w:before="100" w:beforeAutospacing="1" w:after="100" w:afterAutospacing="1" w:line="240" w:lineRule="auto"/>
        <w:ind w:left="21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unpack_string(title) </w:t>
      </w:r>
      <w:r w:rsidRPr="006F01B7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แปลงข้อมูล 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bytes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เป็น 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string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>ปกติ</w:t>
      </w:r>
    </w:p>
    <w:p w14:paraId="4B393954" w14:textId="0F1CBFE4" w:rsidR="006F01B7" w:rsidRPr="006F01B7" w:rsidRDefault="006F01B7" w:rsidP="006F01B7">
      <w:pPr>
        <w:spacing w:before="100" w:beforeAutospacing="1" w:after="100" w:afterAutospacing="1" w:line="240" w:lineRule="auto"/>
        <w:ind w:left="21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>ถามผู้ใช้ก่อนว่าต้องการลบจริงหรือไม่</w:t>
      </w:r>
    </w:p>
    <w:p w14:paraId="5D4D0E0B" w14:textId="77777777" w:rsidR="006F01B7" w:rsidRDefault="006F01B7" w:rsidP="006F01B7">
      <w:pPr>
        <w:pStyle w:val="ListParagraph"/>
        <w:spacing w:line="240" w:lineRule="auto"/>
        <w:ind w:left="1843"/>
        <w:rPr>
          <w:rFonts w:ascii="TH Sarabun New" w:hAnsi="TH Sarabun New"/>
          <w:sz w:val="32"/>
        </w:rPr>
      </w:pPr>
    </w:p>
    <w:p w14:paraId="38E88018" w14:textId="7BDA45F3" w:rsidR="00B9376B" w:rsidRDefault="004C76C7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4C76C7">
        <w:rPr>
          <w:rFonts w:ascii="TH Sarabun New" w:hAnsi="TH Sarabun New"/>
          <w:sz w:val="32"/>
          <w:cs/>
        </w:rPr>
        <w:t>ลบ (เปลี่ยนสถานะ)</w:t>
      </w:r>
    </w:p>
    <w:p w14:paraId="75DA9281" w14:textId="0E91E8C4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>ถ้าผู้ใช้พิมพ์</w:t>
      </w:r>
      <w:r w:rsidRPr="00AA19E2">
        <w:rPr>
          <w:rFonts w:ascii="TH Sarabun New" w:hAnsi="TH Sarabun New"/>
          <w:sz w:val="32"/>
        </w:rPr>
        <w:t xml:space="preserve"> y </w:t>
      </w:r>
      <w:r w:rsidRPr="00AA19E2">
        <w:rPr>
          <w:rFonts w:ascii="Arial" w:hAnsi="Arial" w:cs="Arial"/>
          <w:sz w:val="32"/>
        </w:rPr>
        <w:t>→</w:t>
      </w:r>
      <w:r w:rsidRPr="00AA19E2">
        <w:rPr>
          <w:rFonts w:ascii="TH Sarabun New" w:hAnsi="TH Sarabun New"/>
          <w:sz w:val="32"/>
        </w:rPr>
        <w:t xml:space="preserve"> </w:t>
      </w:r>
      <w:r w:rsidRPr="00AA19E2">
        <w:rPr>
          <w:rFonts w:ascii="TH Sarabun New" w:hAnsi="TH Sarabun New"/>
          <w:sz w:val="32"/>
          <w:cs/>
        </w:rPr>
        <w:t>ทำการ “ลบ” โดย:</w:t>
      </w:r>
    </w:p>
    <w:p w14:paraId="5D3361C3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 xml:space="preserve">สร้าง </w:t>
      </w:r>
      <w:r w:rsidRPr="00AA19E2">
        <w:rPr>
          <w:rFonts w:ascii="TH Sarabun New" w:hAnsi="TH Sarabun New"/>
          <w:sz w:val="32"/>
        </w:rPr>
        <w:t xml:space="preserve">record </w:t>
      </w:r>
      <w:r w:rsidRPr="00AA19E2">
        <w:rPr>
          <w:rFonts w:ascii="TH Sarabun New" w:hAnsi="TH Sarabun New"/>
          <w:sz w:val="32"/>
          <w:cs/>
        </w:rPr>
        <w:t>ใหม่ โดยเปลี่ยน</w:t>
      </w:r>
      <w:r w:rsidRPr="00AA19E2">
        <w:rPr>
          <w:rFonts w:ascii="TH Sarabun New" w:hAnsi="TH Sarabun New"/>
          <w:sz w:val="32"/>
        </w:rPr>
        <w:t xml:space="preserve"> STATUS_ACTIVE </w:t>
      </w:r>
      <w:r w:rsidRPr="00AA19E2">
        <w:rPr>
          <w:rFonts w:ascii="TH Sarabun New" w:hAnsi="TH Sarabun New"/>
          <w:sz w:val="32"/>
          <w:cs/>
        </w:rPr>
        <w:t>เป็น</w:t>
      </w:r>
      <w:r w:rsidRPr="00AA19E2">
        <w:rPr>
          <w:rFonts w:ascii="TH Sarabun New" w:hAnsi="TH Sarabun New"/>
          <w:sz w:val="32"/>
        </w:rPr>
        <w:t xml:space="preserve"> STATUS_DELETED</w:t>
      </w:r>
    </w:p>
    <w:p w14:paraId="173A5C45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</w:rPr>
        <w:t xml:space="preserve">f.seek(pos) </w:t>
      </w:r>
      <w:r w:rsidRPr="00AA19E2">
        <w:rPr>
          <w:rFonts w:ascii="Arial" w:hAnsi="Arial" w:cs="Arial"/>
          <w:sz w:val="32"/>
        </w:rPr>
        <w:t>→</w:t>
      </w:r>
      <w:r w:rsidRPr="00AA19E2">
        <w:rPr>
          <w:rFonts w:ascii="TH Sarabun New" w:hAnsi="TH Sarabun New"/>
          <w:sz w:val="32"/>
        </w:rPr>
        <w:t xml:space="preserve"> </w:t>
      </w:r>
      <w:r w:rsidRPr="00AA19E2">
        <w:rPr>
          <w:rFonts w:ascii="TH Sarabun New" w:hAnsi="TH Sarabun New"/>
          <w:sz w:val="32"/>
          <w:cs/>
        </w:rPr>
        <w:t xml:space="preserve">ย้าย </w:t>
      </w:r>
      <w:r w:rsidRPr="00AA19E2">
        <w:rPr>
          <w:rFonts w:ascii="TH Sarabun New" w:hAnsi="TH Sarabun New"/>
          <w:sz w:val="32"/>
        </w:rPr>
        <w:t xml:space="preserve">pointer </w:t>
      </w:r>
      <w:r w:rsidRPr="00AA19E2">
        <w:rPr>
          <w:rFonts w:ascii="TH Sarabun New" w:hAnsi="TH Sarabun New"/>
          <w:sz w:val="32"/>
          <w:cs/>
        </w:rPr>
        <w:t xml:space="preserve">กลับไปตำแหน่งเดิมของ </w:t>
      </w:r>
      <w:r w:rsidRPr="00AA19E2">
        <w:rPr>
          <w:rFonts w:ascii="TH Sarabun New" w:hAnsi="TH Sarabun New"/>
          <w:sz w:val="32"/>
        </w:rPr>
        <w:t>record</w:t>
      </w:r>
    </w:p>
    <w:p w14:paraId="34F28228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 xml:space="preserve">เขียนข้อมูลใหม่ทับ </w:t>
      </w:r>
      <w:r w:rsidRPr="00AA19E2">
        <w:rPr>
          <w:rFonts w:ascii="TH Sarabun New" w:hAnsi="TH Sarabun New"/>
          <w:sz w:val="32"/>
        </w:rPr>
        <w:t xml:space="preserve">record </w:t>
      </w:r>
      <w:r w:rsidRPr="00AA19E2">
        <w:rPr>
          <w:rFonts w:ascii="TH Sarabun New" w:hAnsi="TH Sarabun New"/>
          <w:sz w:val="32"/>
          <w:cs/>
        </w:rPr>
        <w:t>เดิม</w:t>
      </w:r>
    </w:p>
    <w:p w14:paraId="7CF9D13C" w14:textId="36B6C836" w:rsidR="001B5265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lastRenderedPageBreak/>
        <w:t>จากนั้นแสดงข้อความ “ลบแล้ว” แล้ว</w:t>
      </w:r>
      <w:r w:rsidRPr="00AA19E2">
        <w:rPr>
          <w:rFonts w:ascii="TH Sarabun New" w:hAnsi="TH Sarabun New"/>
          <w:sz w:val="32"/>
        </w:rPr>
        <w:t xml:space="preserve"> return </w:t>
      </w:r>
      <w:r w:rsidRPr="00AA19E2">
        <w:rPr>
          <w:rFonts w:ascii="TH Sarabun New" w:hAnsi="TH Sarabun New"/>
          <w:sz w:val="32"/>
          <w:cs/>
        </w:rPr>
        <w:t>ออกจากฟังก์ชัน</w:t>
      </w:r>
      <w:r w:rsidR="00F62B0E" w:rsidRPr="00F62B0E">
        <w:rPr>
          <w:noProof/>
        </w:rPr>
        <w:drawing>
          <wp:anchor distT="0" distB="0" distL="114300" distR="114300" simplePos="0" relativeHeight="251617792" behindDoc="0" locked="0" layoutInCell="1" allowOverlap="1" wp14:anchorId="5EE5B040" wp14:editId="7DAFD074">
            <wp:simplePos x="0" y="0"/>
            <wp:positionH relativeFrom="column">
              <wp:posOffset>-78740</wp:posOffset>
            </wp:positionH>
            <wp:positionV relativeFrom="paragraph">
              <wp:posOffset>446405</wp:posOffset>
            </wp:positionV>
            <wp:extent cx="5731510" cy="2236030"/>
            <wp:effectExtent l="76200" t="76200" r="135890" b="126365"/>
            <wp:wrapTopAndBottom/>
            <wp:docPr id="13261223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2316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/>
                    <a:stretch/>
                  </pic:blipFill>
                  <pic:spPr bwMode="auto">
                    <a:xfrm>
                      <a:off x="0" y="0"/>
                      <a:ext cx="5731510" cy="2236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03B5C" w14:textId="2F3D8726" w:rsidR="00F62B0E" w:rsidRPr="00B546C8" w:rsidRDefault="00CA44BE" w:rsidP="009423D3">
      <w:pPr>
        <w:pStyle w:val="a"/>
        <w:spacing w:line="240" w:lineRule="auto"/>
      </w:pPr>
      <w:bookmarkStart w:id="81" w:name="_Toc21049522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B21B30" w:rsidRPr="00B21B30">
        <w:rPr>
          <w:b/>
          <w:bCs w:val="0"/>
        </w:rPr>
        <w:t xml:space="preserve"> </w:t>
      </w:r>
      <w:r w:rsidR="00B21B30" w:rsidRPr="00B21B30">
        <w:rPr>
          <w:b/>
          <w:bCs w:val="0"/>
          <w:cs/>
        </w:rPr>
        <w:t>ฟังก์ชัน</w:t>
      </w:r>
      <w:r w:rsidR="00B21B30" w:rsidRPr="00DC2FF1">
        <w:rPr>
          <w:cs/>
        </w:rPr>
        <w:t xml:space="preserve"> </w:t>
      </w:r>
      <w:r w:rsidR="00B21B30" w:rsidRPr="0094078F">
        <w:t>delete_book</w:t>
      </w:r>
      <w:bookmarkEnd w:id="81"/>
    </w:p>
    <w:p w14:paraId="2E4BB394" w14:textId="1852F044" w:rsidR="0033131C" w:rsidRDefault="00552D7B" w:rsidP="009423D3">
      <w:pPr>
        <w:pStyle w:val="Heading3"/>
        <w:numPr>
          <w:ilvl w:val="0"/>
          <w:numId w:val="0"/>
        </w:numPr>
        <w:spacing w:line="240" w:lineRule="auto"/>
        <w:ind w:left="1701" w:hanging="567"/>
      </w:pPr>
      <w:r>
        <w:rPr>
          <w:rFonts w:hint="cs"/>
          <w:cs/>
        </w:rPr>
        <w:t xml:space="preserve">4.2.2  </w:t>
      </w:r>
      <w:r w:rsidR="0072180C" w:rsidRPr="00C11C04">
        <w:rPr>
          <w:cs/>
        </w:rPr>
        <w:t xml:space="preserve">โมดูล </w:t>
      </w:r>
      <w:r w:rsidR="0072180C" w:rsidRPr="00C11C04">
        <w:t>members.py</w:t>
      </w:r>
    </w:p>
    <w:p w14:paraId="07017E19" w14:textId="006250B7" w:rsidR="00C11C04" w:rsidRPr="000924A9" w:rsidRDefault="000924A9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0924A9">
        <w:rPr>
          <w:rFonts w:ascii="TH Sarabun New" w:hAnsi="TH Sarabun New" w:hint="cs"/>
          <w:sz w:val="32"/>
          <w:cs/>
        </w:rPr>
        <w:t>4.2.2.1</w:t>
      </w:r>
      <w:r w:rsidR="00E30B68">
        <w:rPr>
          <w:rFonts w:ascii="TH Sarabun New" w:hAnsi="TH Sarabun New" w:hint="cs"/>
          <w:sz w:val="32"/>
          <w:cs/>
        </w:rPr>
        <w:t xml:space="preserve"> </w:t>
      </w:r>
      <w:r w:rsidR="00C11C04" w:rsidRPr="000924A9">
        <w:rPr>
          <w:rFonts w:ascii="TH Sarabun New" w:hAnsi="TH Sarabun New"/>
          <w:sz w:val="32"/>
          <w:cs/>
        </w:rPr>
        <w:t>ฟังก์ชัน</w:t>
      </w:r>
      <w:r w:rsidR="00C11C04" w:rsidRPr="000924A9">
        <w:rPr>
          <w:rFonts w:ascii="TH Sarabun New" w:hAnsi="TH Sarabun New"/>
          <w:sz w:val="32"/>
        </w:rPr>
        <w:t xml:space="preserve"> add_member()</w:t>
      </w:r>
    </w:p>
    <w:p w14:paraId="5F4F3C27" w14:textId="77777777" w:rsidR="00C11C04" w:rsidRPr="000924A9" w:rsidRDefault="00C11C04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Pr="000924A9">
        <w:rPr>
          <w:rFonts w:ascii="TH Sarabun New" w:hAnsi="TH Sarabun New"/>
          <w:sz w:val="32"/>
          <w:cs/>
        </w:rPr>
        <w:t>เพิ่มสมาชิกใหม่เข้าระบบ</w:t>
      </w:r>
    </w:p>
    <w:p w14:paraId="7DC39169" w14:textId="77777777" w:rsidR="00C11C04" w:rsidRPr="000924A9" w:rsidRDefault="00C11C04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10F6AFF4" w14:textId="77777777" w:rsidR="00BB74AC" w:rsidRDefault="00023B99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023B99">
        <w:rPr>
          <w:cs/>
        </w:rPr>
        <w:t>หาค่า</w:t>
      </w:r>
      <w:r w:rsidRPr="00023B99">
        <w:t xml:space="preserve"> ID </w:t>
      </w:r>
      <w:r w:rsidRPr="00023B99">
        <w:rPr>
          <w:cs/>
        </w:rPr>
        <w:t>ล่าสุด แล้วสร้าง</w:t>
      </w:r>
      <w:r w:rsidRPr="00023B99">
        <w:t xml:space="preserve"> ID </w:t>
      </w:r>
      <w:r w:rsidRPr="00023B99">
        <w:rPr>
          <w:cs/>
        </w:rPr>
        <w:t>ใหม่</w:t>
      </w:r>
    </w:p>
    <w:p w14:paraId="2A54CB56" w14:textId="77777777" w:rsidR="00BB74AC" w:rsidRPr="00BB74AC" w:rsidRDefault="00BB74AC" w:rsidP="00BB74AC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BB74AC">
        <w:rPr>
          <w:rFonts w:ascii="TH Sarabun New" w:hAnsi="TH Sarabun New"/>
          <w:sz w:val="32"/>
        </w:rPr>
        <w:t xml:space="preserve">get_last_id() </w:t>
      </w:r>
      <w:r w:rsidRPr="00BB74AC">
        <w:rPr>
          <w:rFonts w:ascii="TH Sarabun New" w:hAnsi="TH Sarabun New"/>
          <w:sz w:val="32"/>
          <w:cs/>
        </w:rPr>
        <w:t>จะอ่านไฟล์สมาชิก (</w:t>
      </w:r>
      <w:r w:rsidRPr="00BB74AC">
        <w:rPr>
          <w:rFonts w:ascii="TH Sarabun New" w:hAnsi="TH Sarabun New"/>
          <w:sz w:val="32"/>
        </w:rPr>
        <w:t xml:space="preserve">MEMBERS_FILE) </w:t>
      </w:r>
      <w:r w:rsidRPr="00BB74AC">
        <w:rPr>
          <w:rFonts w:ascii="TH Sarabun New" w:hAnsi="TH Sarabun New"/>
          <w:sz w:val="32"/>
          <w:cs/>
        </w:rPr>
        <w:t>แล้วคำนวณว่า</w:t>
      </w:r>
      <w:r w:rsidRPr="00BB74AC">
        <w:rPr>
          <w:rFonts w:ascii="TH Sarabun New" w:hAnsi="TH Sarabun New"/>
          <w:sz w:val="32"/>
        </w:rPr>
        <w:t xml:space="preserve"> ID </w:t>
      </w:r>
      <w:r w:rsidRPr="00BB74AC">
        <w:rPr>
          <w:rFonts w:ascii="TH Sarabun New" w:hAnsi="TH Sarabun New"/>
          <w:sz w:val="32"/>
          <w:cs/>
        </w:rPr>
        <w:t>สมาชิกล่าสุดคืออะไร</w:t>
      </w:r>
    </w:p>
    <w:p w14:paraId="12097EEE" w14:textId="77777777" w:rsidR="00BB74AC" w:rsidRPr="00BB74AC" w:rsidRDefault="00BB74AC" w:rsidP="00BB74AC">
      <w:pPr>
        <w:pStyle w:val="ListParagraph"/>
        <w:ind w:left="2203"/>
        <w:rPr>
          <w:rFonts w:ascii="TH Sarabun New" w:hAnsi="TH Sarabun New"/>
          <w:sz w:val="32"/>
        </w:rPr>
      </w:pPr>
      <w:r w:rsidRPr="00BB74AC">
        <w:rPr>
          <w:rFonts w:ascii="TH Sarabun New" w:hAnsi="TH Sarabun New"/>
          <w:sz w:val="32"/>
          <w:cs/>
        </w:rPr>
        <w:t>จากนั้นเพิ่ม</w:t>
      </w:r>
      <w:r w:rsidRPr="00BB74AC">
        <w:rPr>
          <w:rFonts w:ascii="TH Sarabun New" w:hAnsi="TH Sarabun New"/>
          <w:sz w:val="32"/>
        </w:rPr>
        <w:t xml:space="preserve"> 1 </w:t>
      </w:r>
      <w:r w:rsidRPr="00BB74AC">
        <w:rPr>
          <w:rFonts w:ascii="TH Sarabun New" w:hAnsi="TH Sarabun New"/>
          <w:sz w:val="32"/>
          <w:cs/>
        </w:rPr>
        <w:t>เพื่อสร้าง</w:t>
      </w:r>
      <w:r w:rsidRPr="00BB74AC">
        <w:rPr>
          <w:rFonts w:ascii="TH Sarabun New" w:hAnsi="TH Sarabun New"/>
          <w:sz w:val="32"/>
        </w:rPr>
        <w:t xml:space="preserve"> member_id </w:t>
      </w:r>
      <w:r w:rsidRPr="00BB74AC">
        <w:rPr>
          <w:rFonts w:ascii="TH Sarabun New" w:hAnsi="TH Sarabun New"/>
          <w:sz w:val="32"/>
          <w:cs/>
        </w:rPr>
        <w:t>ใหม่ให้กับสมาชิกที่จะเพิ่ม</w:t>
      </w:r>
    </w:p>
    <w:p w14:paraId="5A091AC5" w14:textId="77777777" w:rsidR="00BB74AC" w:rsidRDefault="00BB74AC" w:rsidP="00BB74AC">
      <w:pPr>
        <w:pStyle w:val="ListParagraph"/>
        <w:spacing w:line="240" w:lineRule="auto"/>
        <w:ind w:left="1985"/>
      </w:pPr>
    </w:p>
    <w:p w14:paraId="395EB4D8" w14:textId="0E79D920" w:rsidR="00BB74AC" w:rsidRDefault="008140FE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8140FE">
        <w:rPr>
          <w:cs/>
        </w:rPr>
        <w:t xml:space="preserve">แสดงข้อความบนหน้าจอให้ผู้ใช้เห็นว่าเรากำลังเพิ่มสมาชิกใหม่ พร้อม </w:t>
      </w:r>
      <w:r w:rsidRPr="008140FE">
        <w:t xml:space="preserve">ID </w:t>
      </w:r>
      <w:r w:rsidRPr="008140FE">
        <w:rPr>
          <w:cs/>
        </w:rPr>
        <w:t>ที่ถูกกำหนดให้</w:t>
      </w:r>
    </w:p>
    <w:p w14:paraId="300006D6" w14:textId="4DCEBAD3" w:rsidR="008140FE" w:rsidRDefault="008140FE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8140FE">
        <w:rPr>
          <w:cs/>
        </w:rPr>
        <w:t>รับข้อมูลสมาชิกจากผู้ใช้</w:t>
      </w:r>
    </w:p>
    <w:p w14:paraId="537C5DA2" w14:textId="77777777" w:rsidR="008140FE" w:rsidRPr="008140FE" w:rsidRDefault="008140FE" w:rsidP="008140FE">
      <w:pPr>
        <w:pStyle w:val="ListParagraph"/>
        <w:spacing w:before="100" w:beforeAutospacing="1" w:after="100" w:afterAutospacing="1" w:line="240" w:lineRule="auto"/>
        <w:ind w:left="2203"/>
        <w:rPr>
          <w:rFonts w:ascii="TH Sarabun New" w:eastAsia="Times New Roman" w:hAnsi="TH Sarabun New"/>
          <w:kern w:val="0"/>
          <w:sz w:val="32"/>
          <w14:ligatures w14:val="none"/>
        </w:rPr>
      </w:pPr>
      <w:r w:rsidRPr="008140FE">
        <w:rPr>
          <w:rFonts w:ascii="TH Sarabun New" w:eastAsia="Times New Roman" w:hAnsi="TH Sarabun New"/>
          <w:kern w:val="0"/>
          <w:sz w:val="32"/>
          <w14:ligatures w14:val="none"/>
        </w:rPr>
        <w:t xml:space="preserve">name = </w:t>
      </w:r>
      <w:r w:rsidRPr="008140FE">
        <w:rPr>
          <w:rFonts w:ascii="TH Sarabun New" w:eastAsia="Times New Roman" w:hAnsi="TH Sarabun New"/>
          <w:kern w:val="0"/>
          <w:sz w:val="32"/>
          <w:cs/>
          <w14:ligatures w14:val="none"/>
        </w:rPr>
        <w:t>ชื่อ-นามสกุลของสมาชิก</w:t>
      </w:r>
    </w:p>
    <w:p w14:paraId="6520EA5D" w14:textId="77777777" w:rsidR="008140FE" w:rsidRPr="008140FE" w:rsidRDefault="008140FE" w:rsidP="008140FE">
      <w:pPr>
        <w:pStyle w:val="ListParagraph"/>
        <w:spacing w:before="100" w:beforeAutospacing="1" w:after="100" w:afterAutospacing="1" w:line="240" w:lineRule="auto"/>
        <w:ind w:left="2203"/>
        <w:rPr>
          <w:rFonts w:ascii="TH Sarabun New" w:eastAsia="Times New Roman" w:hAnsi="TH Sarabun New"/>
          <w:kern w:val="0"/>
          <w:sz w:val="32"/>
          <w14:ligatures w14:val="none"/>
        </w:rPr>
      </w:pPr>
      <w:r w:rsidRPr="008140FE">
        <w:rPr>
          <w:rFonts w:ascii="TH Sarabun New" w:eastAsia="Times New Roman" w:hAnsi="TH Sarabun New"/>
          <w:kern w:val="0"/>
          <w:sz w:val="32"/>
          <w14:ligatures w14:val="none"/>
        </w:rPr>
        <w:t xml:space="preserve">phone = </w:t>
      </w:r>
      <w:r w:rsidRPr="008140FE">
        <w:rPr>
          <w:rFonts w:ascii="TH Sarabun New" w:eastAsia="Times New Roman" w:hAnsi="TH Sarabun New"/>
          <w:kern w:val="0"/>
          <w:sz w:val="32"/>
          <w:cs/>
          <w14:ligatures w14:val="none"/>
        </w:rPr>
        <w:t>หมายเลขโทรศัพท์</w:t>
      </w:r>
    </w:p>
    <w:p w14:paraId="233F6E6F" w14:textId="77777777" w:rsidR="008140FE" w:rsidRDefault="008140FE" w:rsidP="008140FE">
      <w:pPr>
        <w:pStyle w:val="ListParagraph"/>
        <w:spacing w:line="240" w:lineRule="auto"/>
        <w:ind w:left="1985"/>
      </w:pPr>
    </w:p>
    <w:p w14:paraId="7DF3879B" w14:textId="020E5FA2" w:rsidR="008140FE" w:rsidRDefault="00686253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/>
          <w:sz w:val="32"/>
        </w:rPr>
      </w:pPr>
      <w:r w:rsidRPr="00686253">
        <w:rPr>
          <w:rFonts w:ascii="TH Sarabun New" w:hAnsi="TH Sarabun New"/>
          <w:sz w:val="32"/>
        </w:rPr>
        <w:t xml:space="preserve">Pack </w:t>
      </w:r>
      <w:r w:rsidRPr="00686253">
        <w:rPr>
          <w:rFonts w:ascii="TH Sarabun New" w:hAnsi="TH Sarabun New"/>
          <w:sz w:val="32"/>
          <w:cs/>
        </w:rPr>
        <w:t xml:space="preserve">ข้อมูลเป็น </w:t>
      </w:r>
      <w:r w:rsidRPr="00686253">
        <w:rPr>
          <w:rFonts w:ascii="TH Sarabun New" w:hAnsi="TH Sarabun New"/>
          <w:sz w:val="32"/>
        </w:rPr>
        <w:t>Binary Record</w:t>
      </w:r>
    </w:p>
    <w:p w14:paraId="01FF03BD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  <w:cs/>
        </w:rPr>
        <w:t xml:space="preserve">ใช้ </w:t>
      </w:r>
      <w:r w:rsidRPr="003B67BF">
        <w:rPr>
          <w:rFonts w:ascii="TH Sarabun New" w:hAnsi="TH Sarabun New"/>
          <w:sz w:val="32"/>
        </w:rPr>
        <w:t xml:space="preserve">struct.pack() </w:t>
      </w:r>
      <w:r w:rsidRPr="003B67BF">
        <w:rPr>
          <w:rFonts w:ascii="TH Sarabun New" w:hAnsi="TH Sarabun New"/>
          <w:sz w:val="32"/>
          <w:cs/>
        </w:rPr>
        <w:t xml:space="preserve">เพื่อแปลงข้อมูลจาก </w:t>
      </w:r>
      <w:r w:rsidRPr="003B67BF">
        <w:rPr>
          <w:rFonts w:ascii="TH Sarabun New" w:hAnsi="TH Sarabun New"/>
          <w:sz w:val="32"/>
        </w:rPr>
        <w:t xml:space="preserve">Python </w:t>
      </w:r>
      <w:r w:rsidRPr="003B67BF">
        <w:rPr>
          <w:rFonts w:ascii="TH Sarabun New" w:hAnsi="TH Sarabun New"/>
          <w:sz w:val="32"/>
          <w:cs/>
        </w:rPr>
        <w:t xml:space="preserve">เป็น </w:t>
      </w:r>
      <w:r w:rsidRPr="003B67BF">
        <w:rPr>
          <w:rFonts w:ascii="TH Sarabun New" w:hAnsi="TH Sarabun New"/>
          <w:sz w:val="32"/>
        </w:rPr>
        <w:t xml:space="preserve">Binary </w:t>
      </w:r>
      <w:r w:rsidRPr="003B67BF">
        <w:rPr>
          <w:rFonts w:ascii="TH Sarabun New" w:hAnsi="TH Sarabun New"/>
          <w:sz w:val="32"/>
          <w:cs/>
        </w:rPr>
        <w:t>ตามรูปแบบ (</w:t>
      </w:r>
      <w:r w:rsidRPr="003B67BF">
        <w:rPr>
          <w:rFonts w:ascii="TH Sarabun New" w:hAnsi="TH Sarabun New"/>
          <w:sz w:val="32"/>
        </w:rPr>
        <w:t xml:space="preserve">MEMBER_FORMAT) </w:t>
      </w:r>
      <w:r w:rsidRPr="003B67BF">
        <w:rPr>
          <w:rFonts w:ascii="TH Sarabun New" w:hAnsi="TH Sarabun New"/>
          <w:sz w:val="32"/>
          <w:cs/>
        </w:rPr>
        <w:t>ที่กำหนดไว้</w:t>
      </w:r>
    </w:p>
    <w:p w14:paraId="25672135" w14:textId="2EE48921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  <w:cs/>
        </w:rPr>
        <w:t xml:space="preserve">ข้อมูลที่ถูก </w:t>
      </w:r>
      <w:r w:rsidRPr="003B67BF">
        <w:rPr>
          <w:rFonts w:ascii="TH Sarabun New" w:hAnsi="TH Sarabun New"/>
          <w:sz w:val="32"/>
        </w:rPr>
        <w:t xml:space="preserve">pack </w:t>
      </w:r>
      <w:r w:rsidRPr="003B67BF">
        <w:rPr>
          <w:rFonts w:ascii="TH Sarabun New" w:hAnsi="TH Sarabun New"/>
          <w:sz w:val="32"/>
          <w:cs/>
        </w:rPr>
        <w:t>จะประกอบด้วย:</w:t>
      </w:r>
    </w:p>
    <w:p w14:paraId="0071B4EA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t xml:space="preserve">STATUS_ACTIVE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>สถานะสมาชิก (</w:t>
      </w:r>
      <w:r w:rsidRPr="003B67BF">
        <w:rPr>
          <w:rFonts w:ascii="TH Sarabun New" w:hAnsi="TH Sarabun New"/>
          <w:sz w:val="32"/>
        </w:rPr>
        <w:t xml:space="preserve">active = </w:t>
      </w:r>
      <w:r w:rsidRPr="003B67BF">
        <w:rPr>
          <w:rFonts w:ascii="TH Sarabun New" w:hAnsi="TH Sarabun New"/>
          <w:sz w:val="32"/>
          <w:cs/>
        </w:rPr>
        <w:t>ยังใช้งานได้)</w:t>
      </w:r>
    </w:p>
    <w:p w14:paraId="25363380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lastRenderedPageBreak/>
        <w:t xml:space="preserve">member_id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>รหัสสมาชิก</w:t>
      </w:r>
    </w:p>
    <w:p w14:paraId="2B627BB6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t xml:space="preserve">pack_string(name, 64)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 xml:space="preserve">แปลงชื่อเป็น </w:t>
      </w:r>
      <w:r w:rsidRPr="003B67BF">
        <w:rPr>
          <w:rFonts w:ascii="TH Sarabun New" w:hAnsi="TH Sarabun New"/>
          <w:sz w:val="32"/>
        </w:rPr>
        <w:t xml:space="preserve">bytes </w:t>
      </w:r>
      <w:r w:rsidRPr="003B67BF">
        <w:rPr>
          <w:rFonts w:ascii="TH Sarabun New" w:hAnsi="TH Sarabun New"/>
          <w:sz w:val="32"/>
          <w:cs/>
        </w:rPr>
        <w:t xml:space="preserve">ความยาว </w:t>
      </w:r>
      <w:r w:rsidRPr="003B67BF">
        <w:rPr>
          <w:rFonts w:ascii="TH Sarabun New" w:hAnsi="TH Sarabun New"/>
          <w:sz w:val="32"/>
        </w:rPr>
        <w:t>64 byte</w:t>
      </w:r>
    </w:p>
    <w:p w14:paraId="4DB05D7B" w14:textId="56437856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t xml:space="preserve">pack_string(phone, 16)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 xml:space="preserve">แปลงเบอร์โทรเป็น </w:t>
      </w:r>
      <w:r w:rsidRPr="003B67BF">
        <w:rPr>
          <w:rFonts w:ascii="TH Sarabun New" w:hAnsi="TH Sarabun New"/>
          <w:sz w:val="32"/>
        </w:rPr>
        <w:t xml:space="preserve">bytes </w:t>
      </w:r>
      <w:r w:rsidRPr="003B67BF">
        <w:rPr>
          <w:rFonts w:ascii="TH Sarabun New" w:hAnsi="TH Sarabun New"/>
          <w:sz w:val="32"/>
          <w:cs/>
        </w:rPr>
        <w:t xml:space="preserve">ความยาว </w:t>
      </w:r>
      <w:r w:rsidRPr="003B67BF">
        <w:rPr>
          <w:rFonts w:ascii="TH Sarabun New" w:hAnsi="TH Sarabun New"/>
          <w:sz w:val="32"/>
        </w:rPr>
        <w:t>16 byt</w:t>
      </w:r>
    </w:p>
    <w:p w14:paraId="2D7E1C57" w14:textId="170AB6A3" w:rsidR="008140FE" w:rsidRDefault="00C4549A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/>
          <w:sz w:val="32"/>
        </w:rPr>
      </w:pPr>
      <w:r w:rsidRPr="00C4549A">
        <w:rPr>
          <w:rFonts w:ascii="TH Sarabun New" w:hAnsi="TH Sarabun New"/>
          <w:sz w:val="32"/>
          <w:cs/>
        </w:rPr>
        <w:t>บันทึกข้อมูลลงไฟล์</w:t>
      </w:r>
    </w:p>
    <w:p w14:paraId="575C8DC0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  <w:cs/>
        </w:rPr>
        <w:t>เปิดไฟล์สมาชิก (</w:t>
      </w:r>
      <w:r w:rsidRPr="00620B4A">
        <w:rPr>
          <w:rFonts w:ascii="TH Sarabun New" w:hAnsi="TH Sarabun New"/>
          <w:sz w:val="32"/>
        </w:rPr>
        <w:t xml:space="preserve">MEMBERS_FILE) </w:t>
      </w:r>
      <w:r w:rsidRPr="00620B4A">
        <w:rPr>
          <w:rFonts w:ascii="TH Sarabun New" w:hAnsi="TH Sarabun New"/>
          <w:sz w:val="32"/>
          <w:cs/>
        </w:rPr>
        <w:t>ในโหมด</w:t>
      </w:r>
      <w:r w:rsidRPr="00620B4A">
        <w:rPr>
          <w:rFonts w:ascii="TH Sarabun New" w:hAnsi="TH Sarabun New"/>
          <w:sz w:val="32"/>
        </w:rPr>
        <w:t xml:space="preserve"> ab:</w:t>
      </w:r>
    </w:p>
    <w:p w14:paraId="14B6D4B2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</w:rPr>
        <w:t>a = append (</w:t>
      </w:r>
      <w:r w:rsidRPr="00620B4A">
        <w:rPr>
          <w:rFonts w:ascii="TH Sarabun New" w:hAnsi="TH Sarabun New"/>
          <w:sz w:val="32"/>
          <w:cs/>
        </w:rPr>
        <w:t>เพิ่มข้อมูลต่อท้าย)</w:t>
      </w:r>
    </w:p>
    <w:p w14:paraId="450A7141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</w:rPr>
        <w:t>b = binary (</w:t>
      </w:r>
      <w:r w:rsidRPr="00620B4A">
        <w:rPr>
          <w:rFonts w:ascii="TH Sarabun New" w:hAnsi="TH Sarabun New"/>
          <w:sz w:val="32"/>
          <w:cs/>
        </w:rPr>
        <w:t>อ่าน/เขียนแบบไบนารี)</w:t>
      </w:r>
    </w:p>
    <w:p w14:paraId="05B6F834" w14:textId="1ED4A604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  <w:cs/>
        </w:rPr>
        <w:t>เขียนข้อมูล</w:t>
      </w:r>
      <w:r w:rsidRPr="00620B4A">
        <w:rPr>
          <w:rFonts w:ascii="TH Sarabun New" w:hAnsi="TH Sarabun New"/>
          <w:sz w:val="32"/>
        </w:rPr>
        <w:t xml:space="preserve"> record </w:t>
      </w:r>
      <w:r w:rsidRPr="00620B4A">
        <w:rPr>
          <w:rFonts w:ascii="TH Sarabun New" w:hAnsi="TH Sarabun New"/>
          <w:sz w:val="32"/>
          <w:cs/>
        </w:rPr>
        <w:t>ลงไปที่ท้ายไฟล์</w:t>
      </w:r>
    </w:p>
    <w:p w14:paraId="4625401A" w14:textId="58B35731" w:rsidR="00BB74AC" w:rsidRPr="007756D6" w:rsidRDefault="007756D6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/>
          <w:sz w:val="32"/>
        </w:rPr>
      </w:pPr>
      <w:r w:rsidRPr="007756D6">
        <w:rPr>
          <w:rFonts w:ascii="TH Sarabun New" w:hAnsi="TH Sarabun New"/>
          <w:sz w:val="32"/>
          <w:cs/>
        </w:rPr>
        <w:t>แจ้งผลให้ผู้ใช้ทราบว่าสมาชิกถูกเพิ่มเรียบร้อยแล้ว</w:t>
      </w:r>
    </w:p>
    <w:p w14:paraId="2E2E7EC7" w14:textId="4DCD9361" w:rsidR="00CA44BE" w:rsidRPr="00B21B30" w:rsidRDefault="00BB74AC" w:rsidP="00023B99">
      <w:pPr>
        <w:pStyle w:val="a"/>
      </w:pPr>
      <w:bookmarkStart w:id="82" w:name="_Toc210495222"/>
      <w:r w:rsidRPr="006062E6">
        <w:rPr>
          <w:noProof/>
          <w:cs/>
        </w:rPr>
        <w:drawing>
          <wp:anchor distT="0" distB="0" distL="114300" distR="114300" simplePos="0" relativeHeight="251635200" behindDoc="0" locked="0" layoutInCell="1" allowOverlap="1" wp14:anchorId="5A728F23" wp14:editId="2F68D196">
            <wp:simplePos x="0" y="0"/>
            <wp:positionH relativeFrom="margin">
              <wp:align>center</wp:align>
            </wp:positionH>
            <wp:positionV relativeFrom="paragraph">
              <wp:posOffset>327229</wp:posOffset>
            </wp:positionV>
            <wp:extent cx="5731510" cy="1305560"/>
            <wp:effectExtent l="76200" t="76200" r="135890" b="142240"/>
            <wp:wrapSquare wrapText="bothSides"/>
            <wp:docPr id="143447614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614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4BE"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677523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B21B30" w:rsidRPr="00023B99">
        <w:t xml:space="preserve"> </w:t>
      </w:r>
      <w:r w:rsidR="00B21B30" w:rsidRPr="007756D6">
        <w:rPr>
          <w:b/>
          <w:bCs w:val="0"/>
          <w:cs/>
        </w:rPr>
        <w:t>ฟังก์ชัน</w:t>
      </w:r>
      <w:r w:rsidR="00B21B30" w:rsidRPr="00023B99">
        <w:t xml:space="preserve"> </w:t>
      </w:r>
      <w:r w:rsidR="00B21B30" w:rsidRPr="000924A9">
        <w:t>add_member</w:t>
      </w:r>
      <w:bookmarkEnd w:id="82"/>
    </w:p>
    <w:p w14:paraId="0E36CE9A" w14:textId="46A100DF" w:rsidR="006062E6" w:rsidRPr="000924A9" w:rsidRDefault="006062E6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0924A9">
        <w:rPr>
          <w:rFonts w:ascii="TH Sarabun New" w:hAnsi="TH Sarabun New" w:hint="cs"/>
          <w:sz w:val="32"/>
          <w:cs/>
        </w:rPr>
        <w:t>4.2.2.</w:t>
      </w:r>
      <w:r w:rsidR="00E30B68">
        <w:rPr>
          <w:rFonts w:ascii="TH Sarabun New" w:hAnsi="TH Sarabun New" w:hint="cs"/>
          <w:sz w:val="32"/>
          <w:cs/>
        </w:rPr>
        <w:t xml:space="preserve">2 </w:t>
      </w:r>
      <w:r w:rsidRPr="000924A9">
        <w:rPr>
          <w:rFonts w:ascii="TH Sarabun New" w:hAnsi="TH Sarabun New"/>
          <w:sz w:val="32"/>
          <w:cs/>
        </w:rPr>
        <w:t>ฟังก์ชัน</w:t>
      </w:r>
      <w:r w:rsidRPr="000924A9">
        <w:rPr>
          <w:rFonts w:ascii="TH Sarabun New" w:hAnsi="TH Sarabun New"/>
          <w:sz w:val="32"/>
        </w:rPr>
        <w:t xml:space="preserve"> </w:t>
      </w:r>
      <w:r w:rsidR="009977A6" w:rsidRPr="009977A6">
        <w:rPr>
          <w:rFonts w:ascii="TH Sarabun New" w:hAnsi="TH Sarabun New"/>
          <w:sz w:val="32"/>
        </w:rPr>
        <w:t>view_all_members()</w:t>
      </w:r>
    </w:p>
    <w:p w14:paraId="67A098EC" w14:textId="2803984A" w:rsidR="006062E6" w:rsidRPr="000924A9" w:rsidRDefault="006062E6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="009977A6" w:rsidRPr="009977A6">
        <w:rPr>
          <w:rFonts w:ascii="TH Sarabun New" w:hAnsi="TH Sarabun New"/>
          <w:sz w:val="32"/>
          <w:cs/>
        </w:rPr>
        <w:t xml:space="preserve">แสดงรายชื่อสมาชิกทั้งหมดที่มีสถานะ </w:t>
      </w:r>
      <w:r w:rsidR="009977A6" w:rsidRPr="009977A6">
        <w:rPr>
          <w:rFonts w:ascii="TH Sarabun New" w:hAnsi="TH Sarabun New"/>
          <w:sz w:val="32"/>
        </w:rPr>
        <w:t>Active</w:t>
      </w:r>
    </w:p>
    <w:p w14:paraId="171791AB" w14:textId="4BF92EA2" w:rsidR="006062E6" w:rsidRPr="000924A9" w:rsidRDefault="006062E6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31E3BD9D" w14:textId="295DBD1A" w:rsidR="00113A18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ตรวจสอบว่าไฟล์</w:t>
      </w:r>
      <w:r w:rsidRPr="002E2A51">
        <w:rPr>
          <w:rFonts w:ascii="TH Sarabun New" w:hAnsi="TH Sarabun New"/>
          <w:sz w:val="32"/>
        </w:rPr>
        <w:t xml:space="preserve"> members.dat </w:t>
      </w:r>
      <w:r w:rsidRPr="002E2A51">
        <w:rPr>
          <w:rFonts w:ascii="TH Sarabun New" w:hAnsi="TH Sarabun New"/>
          <w:sz w:val="32"/>
          <w:cs/>
        </w:rPr>
        <w:t>มีอยู่และไม่ว่างเปล่า</w:t>
      </w:r>
      <w:r w:rsidRPr="002E2A51">
        <w:rPr>
          <w:rFonts w:ascii="TH Sarabun New" w:hAnsi="TH Sarabun New"/>
          <w:sz w:val="32"/>
        </w:rPr>
        <w:t xml:space="preserve"> </w:t>
      </w:r>
    </w:p>
    <w:p w14:paraId="0DE3A9FE" w14:textId="21E9C8C5" w:rsidR="002B6F85" w:rsidRPr="002B6F85" w:rsidRDefault="002B6F85" w:rsidP="002B6F8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os.path.exists(MEMBERS_FILE) </w:t>
      </w:r>
      <w:r w:rsidRPr="002B6F85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2B6F85">
        <w:rPr>
          <w:rFonts w:ascii="TH Sarabun New" w:eastAsia="Times New Roman" w:hAnsi="TH Sarabun New"/>
          <w:kern w:val="0"/>
          <w:sz w:val="32"/>
          <w:cs/>
          <w14:ligatures w14:val="none"/>
        </w:rPr>
        <w:t>ตรวจสอบว่าไฟล์สมาชิกมีอยู่จริงหรือไม่</w:t>
      </w:r>
    </w:p>
    <w:p w14:paraId="3E5B071F" w14:textId="409C6112" w:rsidR="002B6F85" w:rsidRPr="002B6F85" w:rsidRDefault="002B6F85" w:rsidP="002B6F8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os.path.getsize(MEMBERS_FILE)==0 </w:t>
      </w:r>
      <w:r w:rsidRPr="002B6F85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2B6F85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ตรวจสอบว่าไฟล์ว่างเปล่าหรือไม่ (ขนาด = 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>0 byte</w:t>
      </w:r>
    </w:p>
    <w:p w14:paraId="08EE054F" w14:textId="2CC0DC95" w:rsidR="00113A18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 xml:space="preserve">เปิดไฟล์แบบ </w:t>
      </w:r>
      <w:r w:rsidRPr="002E2A51">
        <w:rPr>
          <w:rFonts w:ascii="TH Sarabun New" w:hAnsi="TH Sarabun New"/>
          <w:sz w:val="32"/>
        </w:rPr>
        <w:t xml:space="preserve">read binary ('rb') </w:t>
      </w:r>
    </w:p>
    <w:p w14:paraId="7B405B03" w14:textId="234B83A1" w:rsidR="001B4215" w:rsidRPr="001B4215" w:rsidRDefault="001B4215" w:rsidP="001B421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เปิดไฟล์ในโหมด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'rb' (read binary) </w:t>
      </w: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เพราะข้อมูลถูกจัดเก็บในรูปแบบ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1B4215">
        <w:rPr>
          <w:rFonts w:ascii="TH Sarabun New" w:eastAsia="Times New Roman" w:hAnsi="TH Sarabun New"/>
          <w:b/>
          <w:bCs/>
          <w:kern w:val="0"/>
          <w:sz w:val="32"/>
          <w:cs/>
          <w14:ligatures w14:val="none"/>
        </w:rPr>
        <w:t>ไบนารี</w:t>
      </w:r>
    </w:p>
    <w:p w14:paraId="219BCBE1" w14:textId="50A6FF67" w:rsidR="001B4215" w:rsidRPr="001B4215" w:rsidRDefault="001B4215" w:rsidP="001B421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with </w:t>
      </w: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เพื่อให้ไฟล์ปิดเองอัตโนมัติหลังใช้งาน</w:t>
      </w:r>
    </w:p>
    <w:p w14:paraId="729A9FF7" w14:textId="77777777" w:rsidR="00A472FF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lastRenderedPageBreak/>
        <w:t>วนลูปอ่านทีละ</w:t>
      </w:r>
      <w:r w:rsidRPr="002E2A51">
        <w:rPr>
          <w:rFonts w:ascii="TH Sarabun New" w:hAnsi="TH Sarabun New"/>
          <w:sz w:val="32"/>
        </w:rPr>
        <w:t xml:space="preserve"> MEMBER_RECORD_SIZE bytes </w:t>
      </w:r>
      <w:r w:rsidRPr="002E2A51">
        <w:rPr>
          <w:rFonts w:ascii="TH Sarabun New" w:hAnsi="TH Sarabun New"/>
          <w:sz w:val="32"/>
          <w:cs/>
        </w:rPr>
        <w:t>จนจบไฟล์</w:t>
      </w:r>
    </w:p>
    <w:p w14:paraId="2AD8BC6C" w14:textId="508A86D3" w:rsidR="00A472FF" w:rsidRPr="00A472FF" w:rsidRDefault="00A472FF" w:rsidP="00A472FF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while True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เพื่อวนอ่านข้อมูลทีละ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โดยขนาดของแต่ละ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คือ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MEMBER_RECORD_SIZE (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ค่าคงที่ที่ระบุจำนวน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byte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ของ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>1 record)</w:t>
      </w:r>
    </w:p>
    <w:p w14:paraId="2E4E4FF0" w14:textId="2E0FF6F2" w:rsidR="00113A18" w:rsidRPr="00A472FF" w:rsidRDefault="00A472FF" w:rsidP="00A472FF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ถ้า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ว่าง (อ่านไม่เจอข้อมูล) </w:t>
      </w:r>
      <w:r w:rsidRPr="00A472FF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A472FF">
        <w:rPr>
          <w:rFonts w:ascii="TH Sarabun New" w:eastAsia="Times New Roman" w:hAnsi="TH Sarabun New" w:hint="cs"/>
          <w:kern w:val="0"/>
          <w:sz w:val="32"/>
          <w:cs/>
          <w14:ligatures w14:val="none"/>
        </w:rPr>
        <w:t>หมายถึงถึงท้ายไฟล์แล้ว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A472FF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break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ออกจากลูป</w:t>
      </w:r>
      <w:r w:rsidR="00113A18" w:rsidRPr="00A472FF">
        <w:rPr>
          <w:rFonts w:ascii="TH Sarabun New" w:hAnsi="TH Sarabun New"/>
          <w:sz w:val="32"/>
        </w:rPr>
        <w:t xml:space="preserve"> </w:t>
      </w:r>
    </w:p>
    <w:p w14:paraId="54FB509B" w14:textId="39B5B198" w:rsidR="00113A18" w:rsidRPr="00283173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ใช้</w:t>
      </w:r>
      <w:r w:rsidRPr="002E2A51">
        <w:rPr>
          <w:rFonts w:ascii="TH Sarabun New" w:hAnsi="TH Sarabun New"/>
          <w:sz w:val="32"/>
        </w:rPr>
        <w:t xml:space="preserve"> struct.unpack() </w:t>
      </w:r>
      <w:r w:rsidRPr="002E2A51">
        <w:rPr>
          <w:rFonts w:ascii="TH Sarabun New" w:hAnsi="TH Sarabun New"/>
          <w:sz w:val="32"/>
          <w:cs/>
        </w:rPr>
        <w:t>แยกข้อมูลออกมาเป็น</w:t>
      </w:r>
      <w:r w:rsidR="00283173">
        <w:rPr>
          <w:rFonts w:ascii="TH Sarabun New" w:hAnsi="TH Sarabun New"/>
          <w:sz w:val="32"/>
        </w:rPr>
        <w:t xml:space="preserve"> </w:t>
      </w:r>
      <w:r w:rsidRPr="00283173">
        <w:rPr>
          <w:rFonts w:ascii="TH Sarabun New" w:hAnsi="TH Sarabun New"/>
          <w:sz w:val="32"/>
        </w:rPr>
        <w:t>status, member_id, name, phone</w:t>
      </w:r>
    </w:p>
    <w:p w14:paraId="48502D10" w14:textId="4C5CFF6E" w:rsidR="00113A18" w:rsidRPr="002E2A51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 xml:space="preserve">ตรวจสอบว่า </w:t>
      </w:r>
      <w:r w:rsidRPr="002E2A51">
        <w:rPr>
          <w:rFonts w:ascii="TH Sarabun New" w:hAnsi="TH Sarabun New"/>
          <w:sz w:val="32"/>
        </w:rPr>
        <w:t>status == STATUS_ACTIVE (</w:t>
      </w:r>
      <w:r w:rsidRPr="002E2A51">
        <w:rPr>
          <w:rFonts w:ascii="TH Sarabun New" w:hAnsi="TH Sarabun New"/>
          <w:sz w:val="32"/>
          <w:cs/>
        </w:rPr>
        <w:t>เฉพาะสมาชิกที่ยังใช้งาน)</w:t>
      </w:r>
      <w:r w:rsidRPr="002E2A51">
        <w:rPr>
          <w:rFonts w:ascii="TH Sarabun New" w:hAnsi="TH Sarabun New"/>
          <w:sz w:val="32"/>
        </w:rPr>
        <w:t xml:space="preserve"> </w:t>
      </w:r>
    </w:p>
    <w:p w14:paraId="46DDA816" w14:textId="1BBE8A18" w:rsidR="00113A18" w:rsidRPr="002E2A51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ใช้</w:t>
      </w:r>
      <w:r w:rsidRPr="002E2A51">
        <w:rPr>
          <w:rFonts w:ascii="TH Sarabun New" w:hAnsi="TH Sarabun New"/>
          <w:sz w:val="32"/>
        </w:rPr>
        <w:t xml:space="preserve"> unpack_string() </w:t>
      </w:r>
      <w:r w:rsidRPr="002E2A51">
        <w:rPr>
          <w:rFonts w:ascii="TH Sarabun New" w:hAnsi="TH Sarabun New"/>
          <w:sz w:val="32"/>
          <w:cs/>
        </w:rPr>
        <w:t xml:space="preserve">แปลง </w:t>
      </w:r>
      <w:r w:rsidRPr="002E2A51">
        <w:rPr>
          <w:rFonts w:ascii="TH Sarabun New" w:hAnsi="TH Sarabun New"/>
          <w:sz w:val="32"/>
        </w:rPr>
        <w:t xml:space="preserve">bytes </w:t>
      </w:r>
      <w:r w:rsidRPr="002E2A51">
        <w:rPr>
          <w:rFonts w:ascii="TH Sarabun New" w:hAnsi="TH Sarabun New"/>
          <w:sz w:val="32"/>
          <w:cs/>
        </w:rPr>
        <w:t xml:space="preserve">กลับเป็น </w:t>
      </w:r>
      <w:r w:rsidRPr="002E2A51">
        <w:rPr>
          <w:rFonts w:ascii="TH Sarabun New" w:hAnsi="TH Sarabun New"/>
          <w:sz w:val="32"/>
        </w:rPr>
        <w:t xml:space="preserve">string </w:t>
      </w:r>
    </w:p>
    <w:p w14:paraId="72894690" w14:textId="77C46BB8" w:rsidR="000924A9" w:rsidRDefault="00883471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883471">
        <w:rPr>
          <w:rFonts w:ascii="TH Sarabun New" w:hAnsi="TH Sarabun New"/>
          <w:noProof/>
          <w:sz w:val="32"/>
        </w:rPr>
        <w:drawing>
          <wp:anchor distT="0" distB="0" distL="114300" distR="114300" simplePos="0" relativeHeight="251719168" behindDoc="0" locked="0" layoutInCell="1" allowOverlap="1" wp14:anchorId="6E2712F6" wp14:editId="1E846E7C">
            <wp:simplePos x="0" y="0"/>
            <wp:positionH relativeFrom="margin">
              <wp:align>right</wp:align>
            </wp:positionH>
            <wp:positionV relativeFrom="paragraph">
              <wp:posOffset>544131</wp:posOffset>
            </wp:positionV>
            <wp:extent cx="5731510" cy="1725295"/>
            <wp:effectExtent l="76200" t="76200" r="135890" b="141605"/>
            <wp:wrapSquare wrapText="bothSides"/>
            <wp:docPr id="21326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639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A18" w:rsidRPr="002E2A51">
        <w:rPr>
          <w:rFonts w:ascii="TH Sarabun New" w:hAnsi="TH Sarabun New"/>
          <w:sz w:val="32"/>
          <w:cs/>
        </w:rPr>
        <w:t>แสดงข้อมูลในรูปแบบ:</w:t>
      </w:r>
      <w:r w:rsidR="00113A18" w:rsidRPr="002E2A51">
        <w:rPr>
          <w:rFonts w:ascii="TH Sarabun New" w:hAnsi="TH Sarabun New"/>
          <w:sz w:val="32"/>
        </w:rPr>
        <w:t xml:space="preserve"> ID:{member_id}, Name:{name}, Phone:{phone}</w:t>
      </w:r>
    </w:p>
    <w:p w14:paraId="49A824AB" w14:textId="15633EEF" w:rsidR="00883471" w:rsidRDefault="00883471" w:rsidP="00883471">
      <w:pPr>
        <w:pStyle w:val="a"/>
      </w:pPr>
      <w:bookmarkStart w:id="83" w:name="_Toc210495223"/>
      <w:r>
        <w:rPr>
          <w:cs/>
        </w:rPr>
        <w:t xml:space="preserve">รูปภาพที่ </w:t>
      </w:r>
      <w:fldSimple w:instr=" STYLEREF 1 \s ">
        <w:r w:rsidR="00677523">
          <w:rPr>
            <w:noProof/>
          </w:rPr>
          <w:t>4</w:t>
        </w:r>
      </w:fldSimple>
      <w:r>
        <w:noBreakHyphen/>
      </w:r>
      <w:fldSimple w:instr=" SEQ รูปภาพที่ \* ARABIC \s 1 ">
        <w:r w:rsidR="00677523">
          <w:rPr>
            <w:noProof/>
          </w:rPr>
          <w:t>5</w:t>
        </w:r>
      </w:fldSimple>
      <w:r>
        <w:t xml:space="preserve"> </w:t>
      </w:r>
      <w:r w:rsidRPr="00883471">
        <w:rPr>
          <w:b/>
          <w:bCs w:val="0"/>
          <w:cs/>
        </w:rPr>
        <w:t>ฟังก์ชัน</w:t>
      </w:r>
      <w:r w:rsidRPr="000924A9">
        <w:t xml:space="preserve"> </w:t>
      </w:r>
      <w:r w:rsidRPr="009977A6">
        <w:t>view_all_members</w:t>
      </w:r>
      <w:bookmarkEnd w:id="83"/>
    </w:p>
    <w:p w14:paraId="4607FA1E" w14:textId="4A8335EA" w:rsidR="004B3F31" w:rsidRPr="000924A9" w:rsidRDefault="004B3F31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4</w:t>
      </w:r>
      <w:r w:rsidRPr="000924A9">
        <w:rPr>
          <w:rFonts w:ascii="TH Sarabun New" w:hAnsi="TH Sarabun New" w:hint="cs"/>
          <w:sz w:val="32"/>
          <w:cs/>
        </w:rPr>
        <w:t>.2.2.</w:t>
      </w:r>
      <w:r>
        <w:rPr>
          <w:rFonts w:ascii="TH Sarabun New" w:hAnsi="TH Sarabun New" w:hint="cs"/>
          <w:sz w:val="32"/>
          <w:cs/>
        </w:rPr>
        <w:t xml:space="preserve">3 </w:t>
      </w:r>
      <w:r w:rsidRPr="000924A9">
        <w:rPr>
          <w:rFonts w:ascii="TH Sarabun New" w:hAnsi="TH Sarabun New"/>
          <w:sz w:val="32"/>
          <w:cs/>
        </w:rPr>
        <w:t>ฟังก์ชัน</w:t>
      </w:r>
      <w:r w:rsidRPr="000924A9">
        <w:rPr>
          <w:rFonts w:ascii="TH Sarabun New" w:hAnsi="TH Sarabun New"/>
          <w:sz w:val="32"/>
        </w:rPr>
        <w:t xml:space="preserve"> </w:t>
      </w:r>
      <w:r w:rsidR="00127A2E" w:rsidRPr="00127A2E">
        <w:rPr>
          <w:rFonts w:ascii="TH Sarabun New" w:hAnsi="TH Sarabun New"/>
          <w:sz w:val="32"/>
        </w:rPr>
        <w:t>update_member()</w:t>
      </w:r>
    </w:p>
    <w:p w14:paraId="3B1318E8" w14:textId="54BD5F5A" w:rsidR="004B3F31" w:rsidRPr="000924A9" w:rsidRDefault="004B3F31" w:rsidP="009423D3">
      <w:pPr>
        <w:spacing w:line="240" w:lineRule="auto"/>
        <w:rPr>
          <w:rFonts w:ascii="TH Sarabun New" w:hAnsi="TH Sarabun New"/>
          <w:sz w:val="32"/>
          <w:cs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="00127A2E">
        <w:rPr>
          <w:rFonts w:ascii="TH Sarabun New" w:hAnsi="TH Sarabun New" w:hint="cs"/>
          <w:sz w:val="32"/>
          <w:cs/>
        </w:rPr>
        <w:t>แก้ใขข้อมูลสมาชิกที่บัน</w:t>
      </w:r>
      <w:r w:rsidR="00D82B06">
        <w:rPr>
          <w:rFonts w:ascii="TH Sarabun New" w:hAnsi="TH Sarabun New" w:hint="cs"/>
          <w:sz w:val="32"/>
          <w:cs/>
        </w:rPr>
        <w:t>ทึกไว้แล้ว</w:t>
      </w:r>
    </w:p>
    <w:p w14:paraId="66AF451C" w14:textId="77777777" w:rsidR="004B3F31" w:rsidRPr="000924A9" w:rsidRDefault="004B3F31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7BC52908" w14:textId="3B7899B1" w:rsidR="004B3F31" w:rsidRPr="002E2A51" w:rsidRDefault="00264293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64293">
        <w:rPr>
          <w:rFonts w:ascii="TH Sarabun New" w:hAnsi="TH Sarabun New"/>
          <w:sz w:val="32"/>
          <w:cs/>
        </w:rPr>
        <w:t xml:space="preserve">รับ </w:t>
      </w:r>
      <w:r w:rsidRPr="00264293">
        <w:rPr>
          <w:rFonts w:ascii="TH Sarabun New" w:hAnsi="TH Sarabun New"/>
          <w:sz w:val="32"/>
        </w:rPr>
        <w:t xml:space="preserve">member_id </w:t>
      </w:r>
      <w:r w:rsidRPr="00264293">
        <w:rPr>
          <w:rFonts w:ascii="TH Sarabun New" w:hAnsi="TH Sarabun New"/>
          <w:sz w:val="32"/>
          <w:cs/>
        </w:rPr>
        <w:t>ที่ต้องการแก้ไขจากผู้ใช้</w:t>
      </w:r>
      <w:r w:rsidR="004B3F31" w:rsidRPr="002E2A51">
        <w:rPr>
          <w:rFonts w:ascii="TH Sarabun New" w:hAnsi="TH Sarabun New"/>
          <w:sz w:val="32"/>
          <w:cs/>
        </w:rPr>
        <w:t xml:space="preserve">เปิดไฟล์แบบ </w:t>
      </w:r>
      <w:r w:rsidR="004B3F31" w:rsidRPr="002E2A51">
        <w:rPr>
          <w:rFonts w:ascii="TH Sarabun New" w:hAnsi="TH Sarabun New"/>
          <w:sz w:val="32"/>
        </w:rPr>
        <w:t xml:space="preserve">read binary ('rb') </w:t>
      </w:r>
    </w:p>
    <w:p w14:paraId="5BE6DE0F" w14:textId="1299C57C" w:rsidR="004B3F31" w:rsidRPr="002E2A51" w:rsidRDefault="00264293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64293">
        <w:rPr>
          <w:rFonts w:ascii="TH Sarabun New" w:hAnsi="TH Sarabun New"/>
          <w:sz w:val="32"/>
          <w:cs/>
        </w:rPr>
        <w:t xml:space="preserve">ตรวจสอบว่ามีไฟล์ </w:t>
      </w:r>
      <w:r w:rsidRPr="00264293">
        <w:rPr>
          <w:rFonts w:ascii="TH Sarabun New" w:hAnsi="TH Sarabun New"/>
          <w:sz w:val="32"/>
        </w:rPr>
        <w:t xml:space="preserve">members.dat </w:t>
      </w:r>
      <w:r w:rsidRPr="00264293">
        <w:rPr>
          <w:rFonts w:ascii="TH Sarabun New" w:hAnsi="TH Sarabun New"/>
          <w:sz w:val="32"/>
          <w:cs/>
        </w:rPr>
        <w:t>หรือ</w:t>
      </w:r>
      <w:r w:rsidR="00EC7E14">
        <w:rPr>
          <w:rFonts w:ascii="TH Sarabun New" w:hAnsi="TH Sarabun New" w:hint="cs"/>
          <w:sz w:val="32"/>
          <w:cs/>
        </w:rPr>
        <w:t>ไม่</w:t>
      </w:r>
    </w:p>
    <w:p w14:paraId="6C7F4881" w14:textId="163B4F38" w:rsidR="004B3F31" w:rsidRPr="002E2A51" w:rsidRDefault="00EC7E14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EC7E14">
        <w:rPr>
          <w:rFonts w:ascii="TH Sarabun New" w:hAnsi="TH Sarabun New"/>
          <w:sz w:val="32"/>
          <w:cs/>
        </w:rPr>
        <w:t xml:space="preserve">เปิดไฟล์แบบ </w:t>
      </w:r>
      <w:r w:rsidRPr="00EC7E14">
        <w:rPr>
          <w:rFonts w:ascii="TH Sarabun New" w:hAnsi="TH Sarabun New"/>
          <w:sz w:val="32"/>
        </w:rPr>
        <w:t>read+write binary ('r+b')</w:t>
      </w:r>
      <w:r w:rsidR="004B3F31" w:rsidRPr="002E2A51">
        <w:rPr>
          <w:rFonts w:ascii="TH Sarabun New" w:hAnsi="TH Sarabun New"/>
          <w:sz w:val="32"/>
          <w:cs/>
        </w:rPr>
        <w:t xml:space="preserve">ตรวจสอบว่า </w:t>
      </w:r>
      <w:r w:rsidR="004B3F31" w:rsidRPr="002E2A51">
        <w:rPr>
          <w:rFonts w:ascii="TH Sarabun New" w:hAnsi="TH Sarabun New"/>
          <w:sz w:val="32"/>
        </w:rPr>
        <w:t>status == STATUS_ACTIVE (</w:t>
      </w:r>
      <w:r w:rsidR="004B3F31" w:rsidRPr="002E2A51">
        <w:rPr>
          <w:rFonts w:ascii="TH Sarabun New" w:hAnsi="TH Sarabun New"/>
          <w:sz w:val="32"/>
          <w:cs/>
        </w:rPr>
        <w:t>เฉพาะสมาชิกที่ยังใช้งาน)</w:t>
      </w:r>
      <w:r w:rsidR="004B3F31" w:rsidRPr="002E2A51">
        <w:rPr>
          <w:rFonts w:ascii="TH Sarabun New" w:hAnsi="TH Sarabun New"/>
          <w:sz w:val="32"/>
        </w:rPr>
        <w:t xml:space="preserve"> </w:t>
      </w:r>
    </w:p>
    <w:p w14:paraId="0580FA13" w14:textId="59089283" w:rsidR="003B1DCB" w:rsidRDefault="00DC44F4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DC44F4">
        <w:rPr>
          <w:rFonts w:ascii="TH Sarabun New" w:hAnsi="TH Sarabun New"/>
          <w:sz w:val="32"/>
          <w:cs/>
        </w:rPr>
        <w:t xml:space="preserve">วนลูปค้นหา </w:t>
      </w:r>
      <w:r w:rsidRPr="00DC44F4">
        <w:rPr>
          <w:rFonts w:ascii="TH Sarabun New" w:hAnsi="TH Sarabun New"/>
          <w:sz w:val="32"/>
        </w:rPr>
        <w:t xml:space="preserve">record </w:t>
      </w:r>
      <w:r w:rsidRPr="00DC44F4">
        <w:rPr>
          <w:rFonts w:ascii="TH Sarabun New" w:hAnsi="TH Sarabun New"/>
          <w:sz w:val="32"/>
          <w:cs/>
        </w:rPr>
        <w:t xml:space="preserve">ที่ตรงกับ </w:t>
      </w:r>
      <w:r w:rsidRPr="00DC44F4">
        <w:rPr>
          <w:rFonts w:ascii="TH Sarabun New" w:hAnsi="TH Sarabun New"/>
          <w:sz w:val="32"/>
        </w:rPr>
        <w:t>member_id</w:t>
      </w:r>
      <w:r w:rsidR="003B1DCB">
        <w:rPr>
          <w:rFonts w:ascii="TH Sarabun New" w:hAnsi="TH Sarabun New"/>
          <w:sz w:val="32"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>ใช้</w:t>
      </w:r>
      <w:r w:rsidR="003B1DCB" w:rsidRPr="003B1DCB">
        <w:rPr>
          <w:rFonts w:ascii="TH Sarabun New" w:hAnsi="TH Sarabun New"/>
          <w:sz w:val="32"/>
        </w:rPr>
        <w:t xml:space="preserve"> f.tell() </w:t>
      </w:r>
      <w:r w:rsidR="003B1DCB" w:rsidRPr="003B1DCB">
        <w:rPr>
          <w:rFonts w:ascii="TH Sarabun New" w:hAnsi="TH Sarabun New"/>
          <w:sz w:val="32"/>
          <w:cs/>
        </w:rPr>
        <w:t>บันทึกตำแหน่งปัจจุบันก่อนอ่าน</w:t>
      </w:r>
      <w:r w:rsidR="003B1DCB">
        <w:rPr>
          <w:rFonts w:ascii="TH Sarabun New" w:hAnsi="TH Sarabun New" w:hint="cs"/>
          <w:sz w:val="32"/>
          <w:cs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 xml:space="preserve">อ่าน </w:t>
      </w:r>
      <w:r w:rsidR="003B1DCB" w:rsidRPr="003B1DCB">
        <w:rPr>
          <w:rFonts w:ascii="TH Sarabun New" w:hAnsi="TH Sarabun New"/>
          <w:sz w:val="32"/>
        </w:rPr>
        <w:t xml:space="preserve">record </w:t>
      </w:r>
      <w:r w:rsidR="003B1DCB" w:rsidRPr="003B1DCB">
        <w:rPr>
          <w:rFonts w:ascii="TH Sarabun New" w:hAnsi="TH Sarabun New"/>
          <w:sz w:val="32"/>
          <w:cs/>
        </w:rPr>
        <w:t xml:space="preserve">และ </w:t>
      </w:r>
      <w:r w:rsidR="003B1DCB" w:rsidRPr="003B1DCB">
        <w:rPr>
          <w:rFonts w:ascii="TH Sarabun New" w:hAnsi="TH Sarabun New"/>
          <w:sz w:val="32"/>
        </w:rPr>
        <w:t xml:space="preserve">unpack </w:t>
      </w:r>
      <w:r w:rsidR="003B1DCB" w:rsidRPr="003B1DCB">
        <w:rPr>
          <w:rFonts w:ascii="TH Sarabun New" w:hAnsi="TH Sarabun New"/>
          <w:sz w:val="32"/>
          <w:cs/>
        </w:rPr>
        <w:t>ข้อมูล</w:t>
      </w:r>
      <w:r w:rsidR="003B1DCB">
        <w:rPr>
          <w:rFonts w:ascii="TH Sarabun New" w:hAnsi="TH Sarabun New" w:hint="cs"/>
          <w:sz w:val="32"/>
          <w:cs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 xml:space="preserve">ตรวจสอบว่า </w:t>
      </w:r>
      <w:r w:rsidR="003B1DCB" w:rsidRPr="003B1DCB">
        <w:rPr>
          <w:rFonts w:ascii="TH Sarabun New" w:hAnsi="TH Sarabun New"/>
          <w:sz w:val="32"/>
        </w:rPr>
        <w:t xml:space="preserve">status == ACTIVE </w:t>
      </w:r>
      <w:r w:rsidR="003B1DCB" w:rsidRPr="003B1DCB">
        <w:rPr>
          <w:rFonts w:ascii="TH Sarabun New" w:hAnsi="TH Sarabun New"/>
          <w:sz w:val="32"/>
          <w:cs/>
        </w:rPr>
        <w:t xml:space="preserve">และ </w:t>
      </w:r>
      <w:r w:rsidR="003B1DCB" w:rsidRPr="003B1DCB">
        <w:rPr>
          <w:rFonts w:ascii="TH Sarabun New" w:hAnsi="TH Sarabun New"/>
          <w:sz w:val="32"/>
        </w:rPr>
        <w:t xml:space="preserve">ID </w:t>
      </w:r>
      <w:r w:rsidR="003B1DCB" w:rsidRPr="003B1DCB">
        <w:rPr>
          <w:rFonts w:ascii="TH Sarabun New" w:hAnsi="TH Sarabun New"/>
          <w:sz w:val="32"/>
          <w:cs/>
        </w:rPr>
        <w:t>ตรงกัน</w:t>
      </w:r>
    </w:p>
    <w:p w14:paraId="754DD597" w14:textId="06BB805C" w:rsidR="004B3F31" w:rsidRDefault="002415D7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415D7">
        <w:rPr>
          <w:rFonts w:ascii="TH Sarabun New" w:hAnsi="TH Sarabun New"/>
          <w:sz w:val="32"/>
          <w:cs/>
        </w:rPr>
        <w:t xml:space="preserve">เมื่อเจอ </w:t>
      </w:r>
      <w:r w:rsidRPr="002415D7">
        <w:rPr>
          <w:rFonts w:ascii="TH Sarabun New" w:hAnsi="TH Sarabun New"/>
          <w:sz w:val="32"/>
        </w:rPr>
        <w:t xml:space="preserve">record </w:t>
      </w:r>
      <w:r w:rsidRPr="002415D7">
        <w:rPr>
          <w:rFonts w:ascii="TH Sarabun New" w:hAnsi="TH Sarabun New"/>
          <w:sz w:val="32"/>
          <w:cs/>
        </w:rPr>
        <w:t>ที่ต้องการ</w:t>
      </w:r>
      <w:r>
        <w:rPr>
          <w:rFonts w:ascii="TH Sarabun New" w:hAnsi="TH Sarabun New"/>
          <w:sz w:val="32"/>
        </w:rPr>
        <w:t xml:space="preserve"> </w:t>
      </w:r>
      <w:r w:rsidRPr="002415D7">
        <w:rPr>
          <w:rFonts w:ascii="TH Sarabun New" w:hAnsi="TH Sarabun New"/>
          <w:sz w:val="32"/>
          <w:cs/>
        </w:rPr>
        <w:t>แสดงข้อมูลเดิมให้เห็น</w:t>
      </w:r>
      <w:r>
        <w:rPr>
          <w:rFonts w:ascii="TH Sarabun New" w:hAnsi="TH Sarabun New" w:hint="cs"/>
          <w:sz w:val="32"/>
          <w:cs/>
        </w:rPr>
        <w:t xml:space="preserve"> </w:t>
      </w:r>
      <w:r w:rsidRPr="002415D7">
        <w:rPr>
          <w:rFonts w:ascii="TH Sarabun New" w:hAnsi="TH Sarabun New"/>
          <w:sz w:val="32"/>
          <w:cs/>
        </w:rPr>
        <w:t xml:space="preserve">รับข้อมูลใหม่ (ถ้าผู้ใช้กด </w:t>
      </w:r>
      <w:r w:rsidRPr="002415D7">
        <w:rPr>
          <w:rFonts w:ascii="TH Sarabun New" w:hAnsi="TH Sarabun New"/>
          <w:sz w:val="32"/>
        </w:rPr>
        <w:t xml:space="preserve">Enter = </w:t>
      </w:r>
      <w:r w:rsidRPr="002415D7">
        <w:rPr>
          <w:rFonts w:ascii="TH Sarabun New" w:hAnsi="TH Sarabun New"/>
          <w:sz w:val="32"/>
          <w:cs/>
        </w:rPr>
        <w:t>ไม่เปลี่ยน ใช้ค่าเดิม)</w:t>
      </w:r>
    </w:p>
    <w:p w14:paraId="1D8EB903" w14:textId="13084698" w:rsidR="002415D7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</w:rPr>
        <w:lastRenderedPageBreak/>
        <w:t xml:space="preserve">Pack </w:t>
      </w:r>
      <w:r w:rsidRPr="00F044C6">
        <w:rPr>
          <w:rFonts w:ascii="TH Sarabun New" w:hAnsi="TH Sarabun New"/>
          <w:sz w:val="32"/>
          <w:cs/>
        </w:rPr>
        <w:t xml:space="preserve">ข้อมูลใหม่เป็น </w:t>
      </w:r>
      <w:r w:rsidRPr="00F044C6">
        <w:rPr>
          <w:rFonts w:ascii="TH Sarabun New" w:hAnsi="TH Sarabun New"/>
          <w:sz w:val="32"/>
        </w:rPr>
        <w:t>binary</w:t>
      </w:r>
      <w:r>
        <w:rPr>
          <w:rFonts w:ascii="TH Sarabun New" w:hAnsi="TH Sarabun New"/>
          <w:sz w:val="32"/>
        </w:rPr>
        <w:t xml:space="preserve"> </w:t>
      </w:r>
    </w:p>
    <w:p w14:paraId="02FD5EB6" w14:textId="6EC6F38D" w:rsidR="00F044C6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  <w:cs/>
        </w:rPr>
        <w:t>ใช้</w:t>
      </w:r>
      <w:r w:rsidRPr="00F044C6">
        <w:rPr>
          <w:rFonts w:ascii="TH Sarabun New" w:hAnsi="TH Sarabun New"/>
          <w:sz w:val="32"/>
        </w:rPr>
        <w:t xml:space="preserve"> f.seek(pos) </w:t>
      </w:r>
      <w:r w:rsidRPr="00F044C6">
        <w:rPr>
          <w:rFonts w:ascii="TH Sarabun New" w:hAnsi="TH Sarabun New"/>
          <w:sz w:val="32"/>
          <w:cs/>
        </w:rPr>
        <w:t>กลับไปตำแหน่งเดิม</w:t>
      </w:r>
    </w:p>
    <w:p w14:paraId="0E44F818" w14:textId="4F784869" w:rsidR="00F044C6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  <w:cs/>
        </w:rPr>
        <w:t>ใช้</w:t>
      </w:r>
      <w:r w:rsidRPr="00F044C6">
        <w:rPr>
          <w:rFonts w:ascii="TH Sarabun New" w:hAnsi="TH Sarabun New"/>
          <w:sz w:val="32"/>
        </w:rPr>
        <w:t xml:space="preserve"> f.write() </w:t>
      </w:r>
      <w:r w:rsidRPr="00F044C6">
        <w:rPr>
          <w:rFonts w:ascii="TH Sarabun New" w:hAnsi="TH Sarabun New"/>
          <w:sz w:val="32"/>
          <w:cs/>
        </w:rPr>
        <w:t xml:space="preserve">เขียนทับ </w:t>
      </w:r>
      <w:r w:rsidRPr="00F044C6">
        <w:rPr>
          <w:rFonts w:ascii="TH Sarabun New" w:hAnsi="TH Sarabun New"/>
          <w:sz w:val="32"/>
        </w:rPr>
        <w:t xml:space="preserve">record </w:t>
      </w:r>
      <w:r w:rsidRPr="00F044C6">
        <w:rPr>
          <w:rFonts w:ascii="TH Sarabun New" w:hAnsi="TH Sarabun New"/>
          <w:sz w:val="32"/>
          <w:cs/>
        </w:rPr>
        <w:t>เดิม</w:t>
      </w:r>
    </w:p>
    <w:p w14:paraId="75BDD2ED" w14:textId="56E447D4" w:rsidR="00E4264D" w:rsidRPr="008F184E" w:rsidRDefault="00CA44BE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125A899" wp14:editId="529C2A68">
                <wp:simplePos x="0" y="0"/>
                <wp:positionH relativeFrom="column">
                  <wp:posOffset>180975</wp:posOffset>
                </wp:positionH>
                <wp:positionV relativeFrom="paragraph">
                  <wp:posOffset>2744470</wp:posOffset>
                </wp:positionV>
                <wp:extent cx="5415915" cy="635"/>
                <wp:effectExtent l="0" t="0" r="0" b="0"/>
                <wp:wrapTopAndBottom/>
                <wp:docPr id="40089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348FF" w14:textId="3B1B06BE" w:rsidR="00CA44BE" w:rsidRPr="00B21B30" w:rsidRDefault="00CA44BE" w:rsidP="00CA44BE">
                            <w:pPr>
                              <w:pStyle w:val="a"/>
                            </w:pPr>
                            <w:bookmarkStart w:id="84" w:name="_Toc210495224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6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0924A9">
                              <w:t xml:space="preserve"> </w:t>
                            </w:r>
                            <w:r w:rsidR="00B21B30" w:rsidRPr="009977A6">
                              <w:t>view_all_members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5A899" id="Text Box 1" o:spid="_x0000_s1038" type="#_x0000_t202" style="position:absolute;left:0;text-align:left;margin-left:14.25pt;margin-top:216.1pt;width:426.45pt;height:.0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" stroked="f">
                <v:textbox style="mso-fit-shape-to-text:t" inset="0,0,0,0">
                  <w:txbxContent>
                    <w:p w14:paraId="596348FF" w14:textId="3B1B06BE" w:rsidR="00CA44BE" w:rsidRPr="00B21B30" w:rsidRDefault="00CA44BE" w:rsidP="00CA44BE">
                      <w:pPr>
                        <w:pStyle w:val="a"/>
                      </w:pPr>
                      <w:bookmarkStart w:id="85" w:name="_Toc210495224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6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0924A9">
                        <w:t xml:space="preserve"> </w:t>
                      </w:r>
                      <w:r w:rsidR="00B21B30" w:rsidRPr="009977A6">
                        <w:t>view_all_members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09A0" w:rsidRPr="007209A0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647488" behindDoc="0" locked="0" layoutInCell="1" allowOverlap="1" wp14:anchorId="1421ACD6" wp14:editId="50DFC394">
            <wp:simplePos x="0" y="0"/>
            <wp:positionH relativeFrom="margin">
              <wp:posOffset>181268</wp:posOffset>
            </wp:positionH>
            <wp:positionV relativeFrom="paragraph">
              <wp:posOffset>492614</wp:posOffset>
            </wp:positionV>
            <wp:extent cx="5415915" cy="2195195"/>
            <wp:effectExtent l="76200" t="76200" r="127635" b="128905"/>
            <wp:wrapTopAndBottom/>
            <wp:docPr id="149367304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304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195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4C6" w:rsidRPr="00F044C6">
        <w:rPr>
          <w:rFonts w:ascii="TH Sarabun New" w:hAnsi="TH Sarabun New"/>
          <w:sz w:val="32"/>
          <w:cs/>
        </w:rPr>
        <w:t>แสดงข้อความ "</w:t>
      </w:r>
      <w:r w:rsidR="00F044C6" w:rsidRPr="00F044C6">
        <w:rPr>
          <w:rFonts w:ascii="TH Sarabun New" w:hAnsi="TH Sarabun New" w:hint="cs"/>
          <w:sz w:val="32"/>
          <w:cs/>
        </w:rPr>
        <w:t>อัปเดตสมาชิกเรียบร้อย</w:t>
      </w:r>
      <w:r w:rsidR="00F044C6" w:rsidRPr="00F044C6">
        <w:rPr>
          <w:rFonts w:ascii="TH Sarabun New" w:hAnsi="TH Sarabun New"/>
          <w:sz w:val="32"/>
          <w:cs/>
        </w:rPr>
        <w:t>"</w:t>
      </w:r>
    </w:p>
    <w:p w14:paraId="4B45061F" w14:textId="1E0E84E1" w:rsidR="00E4264D" w:rsidRPr="00E4264D" w:rsidRDefault="00E4264D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4.2.2.</w:t>
      </w:r>
      <w:r w:rsidR="00285E76">
        <w:rPr>
          <w:rFonts w:ascii="TH Sarabun New" w:hAnsi="TH Sarabun New" w:hint="cs"/>
          <w:sz w:val="32"/>
          <w:cs/>
        </w:rPr>
        <w:t>4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="00BC498F" w:rsidRPr="00BC498F">
        <w:rPr>
          <w:rFonts w:ascii="TH Sarabun New" w:hAnsi="TH Sarabun New"/>
          <w:sz w:val="32"/>
        </w:rPr>
        <w:t>delete_member()</w:t>
      </w:r>
    </w:p>
    <w:p w14:paraId="3208C395" w14:textId="1F2F6E56" w:rsidR="00E4264D" w:rsidRPr="00E4264D" w:rsidRDefault="00E4264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BC498F" w:rsidRPr="00BC498F">
        <w:rPr>
          <w:rFonts w:ascii="TH Sarabun New" w:hAnsi="TH Sarabun New"/>
          <w:sz w:val="32"/>
          <w:cs/>
        </w:rPr>
        <w:t>ลบสมาชิกออกจากระบบ (</w:t>
      </w:r>
      <w:r w:rsidR="00BC498F" w:rsidRPr="00BC498F">
        <w:rPr>
          <w:rFonts w:ascii="TH Sarabun New" w:hAnsi="TH Sarabun New"/>
          <w:sz w:val="32"/>
        </w:rPr>
        <w:t>Soft Delete)</w:t>
      </w:r>
    </w:p>
    <w:p w14:paraId="1543E953" w14:textId="77777777" w:rsidR="00E4264D" w:rsidRPr="00E4264D" w:rsidRDefault="00E4264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26E74FC0" w14:textId="23F9F642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 xml:space="preserve">รับ </w:t>
      </w:r>
      <w:r w:rsidRPr="001710B1">
        <w:rPr>
          <w:rFonts w:ascii="TH Sarabun New" w:hAnsi="TH Sarabun New"/>
          <w:sz w:val="32"/>
        </w:rPr>
        <w:t xml:space="preserve">member_id </w:t>
      </w:r>
      <w:r w:rsidRPr="001710B1">
        <w:rPr>
          <w:rFonts w:ascii="TH Sarabun New" w:hAnsi="TH Sarabun New"/>
          <w:sz w:val="32"/>
          <w:cs/>
        </w:rPr>
        <w:t>ที่ต้องการลบ</w:t>
      </w:r>
      <w:r w:rsidRPr="001710B1">
        <w:rPr>
          <w:rFonts w:ascii="TH Sarabun New" w:hAnsi="TH Sarabun New"/>
          <w:sz w:val="32"/>
        </w:rPr>
        <w:t xml:space="preserve"> </w:t>
      </w:r>
    </w:p>
    <w:p w14:paraId="12EB3B37" w14:textId="25624F28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>ตรวจสอบว่ามีไฟล์หรือไม่</w:t>
      </w:r>
      <w:r w:rsidRPr="001710B1">
        <w:rPr>
          <w:rFonts w:ascii="TH Sarabun New" w:hAnsi="TH Sarabun New"/>
          <w:sz w:val="32"/>
        </w:rPr>
        <w:t xml:space="preserve"> </w:t>
      </w:r>
    </w:p>
    <w:p w14:paraId="654B64E0" w14:textId="47836E5F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>เปิดไฟล์แบบ</w:t>
      </w:r>
      <w:r w:rsidRPr="001710B1">
        <w:rPr>
          <w:rFonts w:ascii="TH Sarabun New" w:hAnsi="TH Sarabun New"/>
          <w:sz w:val="32"/>
        </w:rPr>
        <w:t xml:space="preserve"> 'r+b' </w:t>
      </w:r>
    </w:p>
    <w:p w14:paraId="6A7965D6" w14:textId="77777777" w:rsidR="001B0194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 xml:space="preserve">วนลูปค้นหา </w:t>
      </w:r>
      <w:r w:rsidRPr="001710B1">
        <w:rPr>
          <w:rFonts w:ascii="TH Sarabun New" w:hAnsi="TH Sarabun New"/>
          <w:sz w:val="32"/>
        </w:rPr>
        <w:t xml:space="preserve">record </w:t>
      </w:r>
      <w:r w:rsidRPr="001710B1">
        <w:rPr>
          <w:rFonts w:ascii="TH Sarabun New" w:hAnsi="TH Sarabun New"/>
          <w:sz w:val="32"/>
          <w:cs/>
        </w:rPr>
        <w:t xml:space="preserve">ที่ตรงกับ </w:t>
      </w:r>
      <w:r w:rsidRPr="001710B1">
        <w:rPr>
          <w:rFonts w:ascii="TH Sarabun New" w:hAnsi="TH Sarabun New"/>
          <w:sz w:val="32"/>
        </w:rPr>
        <w:t xml:space="preserve">ID: </w:t>
      </w:r>
      <w:r w:rsidR="001B0194" w:rsidRPr="001710B1">
        <w:rPr>
          <w:rFonts w:ascii="TH Sarabun New" w:hAnsi="TH Sarabun New"/>
          <w:sz w:val="32"/>
          <w:cs/>
        </w:rPr>
        <w:t>บันทึกตำแหน่งด้วย</w:t>
      </w:r>
      <w:r w:rsidR="001B0194" w:rsidRPr="001710B1">
        <w:rPr>
          <w:rFonts w:ascii="TH Sarabun New" w:hAnsi="TH Sarabun New"/>
          <w:sz w:val="32"/>
        </w:rPr>
        <w:t xml:space="preserve"> f.tell()</w:t>
      </w:r>
      <w:r w:rsidR="001B0194">
        <w:rPr>
          <w:rFonts w:ascii="TH Sarabun New" w:hAnsi="TH Sarabun New"/>
          <w:sz w:val="32"/>
        </w:rPr>
        <w:t xml:space="preserve"> </w:t>
      </w:r>
      <w:r w:rsidR="001B0194" w:rsidRPr="001710B1">
        <w:rPr>
          <w:rFonts w:ascii="TH Sarabun New" w:hAnsi="TH Sarabun New"/>
          <w:sz w:val="32"/>
          <w:cs/>
        </w:rPr>
        <w:t xml:space="preserve">อ่านและ </w:t>
      </w:r>
      <w:r w:rsidR="001B0194" w:rsidRPr="001710B1">
        <w:rPr>
          <w:rFonts w:ascii="TH Sarabun New" w:hAnsi="TH Sarabun New"/>
          <w:sz w:val="32"/>
        </w:rPr>
        <w:t xml:space="preserve">unpack </w:t>
      </w:r>
      <w:r w:rsidR="001B0194" w:rsidRPr="001710B1">
        <w:rPr>
          <w:rFonts w:ascii="TH Sarabun New" w:hAnsi="TH Sarabun New"/>
          <w:sz w:val="32"/>
          <w:cs/>
        </w:rPr>
        <w:t>ข้อมูล</w:t>
      </w:r>
    </w:p>
    <w:p w14:paraId="5CD23F5D" w14:textId="77777777" w:rsidR="001B0194" w:rsidRPr="001B0194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B0194">
        <w:rPr>
          <w:rFonts w:ascii="TH Sarabun New" w:hAnsi="TH Sarabun New"/>
          <w:sz w:val="32"/>
          <w:cs/>
        </w:rPr>
        <w:t xml:space="preserve">เมื่อเจอ </w:t>
      </w:r>
      <w:r w:rsidRPr="001B0194">
        <w:rPr>
          <w:rFonts w:ascii="TH Sarabun New" w:hAnsi="TH Sarabun New"/>
          <w:sz w:val="32"/>
        </w:rPr>
        <w:t xml:space="preserve">record </w:t>
      </w:r>
      <w:r w:rsidRPr="001B0194">
        <w:rPr>
          <w:rFonts w:ascii="TH Sarabun New" w:hAnsi="TH Sarabun New"/>
          <w:sz w:val="32"/>
          <w:cs/>
        </w:rPr>
        <w:t>ที่ต้องการ</w:t>
      </w:r>
      <w:r w:rsidR="001B0194" w:rsidRPr="001B0194">
        <w:rPr>
          <w:rFonts w:ascii="TH Sarabun New" w:hAnsi="TH Sarabun New" w:hint="cs"/>
          <w:sz w:val="32"/>
          <w:cs/>
        </w:rPr>
        <w:t xml:space="preserve"> </w:t>
      </w:r>
      <w:r w:rsidR="001B0194" w:rsidRPr="001B0194">
        <w:rPr>
          <w:rFonts w:ascii="TH Sarabun New" w:hAnsi="TH Sarabun New"/>
          <w:sz w:val="32"/>
          <w:cs/>
        </w:rPr>
        <w:t>แสดงชื่อสมาชิกและขอยืนยัน</w:t>
      </w:r>
    </w:p>
    <w:p w14:paraId="6EDEC3FC" w14:textId="5EC8BD11" w:rsidR="001710B1" w:rsidRDefault="00371A5F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 xml:space="preserve">ถ้าผู้ใช้ยืนยัน (กด </w:t>
      </w:r>
      <w:r w:rsidRPr="00371A5F">
        <w:rPr>
          <w:rFonts w:ascii="TH Sarabun New" w:hAnsi="TH Sarabun New"/>
          <w:sz w:val="32"/>
        </w:rPr>
        <w:t>'y')</w:t>
      </w:r>
      <w:r>
        <w:rPr>
          <w:rFonts w:ascii="TH Sarabun New" w:hAnsi="TH Sarabun New"/>
          <w:sz w:val="32"/>
        </w:rPr>
        <w:t xml:space="preserve"> </w:t>
      </w:r>
      <w:r w:rsidRPr="00371A5F">
        <w:rPr>
          <w:rFonts w:ascii="TH Sarabun New" w:hAnsi="TH Sarabun New"/>
          <w:sz w:val="32"/>
          <w:cs/>
        </w:rPr>
        <w:t>เปลี่ยนสถานะจาก</w:t>
      </w:r>
      <w:r w:rsidRPr="00371A5F">
        <w:rPr>
          <w:rFonts w:ascii="TH Sarabun New" w:hAnsi="TH Sarabun New"/>
          <w:sz w:val="32"/>
        </w:rPr>
        <w:t xml:space="preserve"> STATUS_ACTIVE </w:t>
      </w:r>
      <w:r w:rsidRPr="00371A5F">
        <w:rPr>
          <w:rFonts w:ascii="TH Sarabun New" w:hAnsi="TH Sarabun New"/>
          <w:sz w:val="32"/>
          <w:cs/>
        </w:rPr>
        <w:t>เป็น</w:t>
      </w:r>
      <w:r w:rsidRPr="00371A5F">
        <w:rPr>
          <w:rFonts w:ascii="TH Sarabun New" w:hAnsi="TH Sarabun New"/>
          <w:sz w:val="32"/>
        </w:rPr>
        <w:t xml:space="preserve"> STATUS_DELETED</w:t>
      </w:r>
      <w:r>
        <w:rPr>
          <w:rFonts w:ascii="TH Sarabun New" w:hAnsi="TH Sarabun New"/>
          <w:sz w:val="32"/>
        </w:rPr>
        <w:t xml:space="preserve"> </w:t>
      </w:r>
      <w:r w:rsidRPr="00371A5F">
        <w:rPr>
          <w:rFonts w:ascii="TH Sarabun New" w:hAnsi="TH Sarabun New"/>
          <w:sz w:val="32"/>
        </w:rPr>
        <w:t xml:space="preserve">Pack </w:t>
      </w:r>
      <w:r w:rsidRPr="00371A5F">
        <w:rPr>
          <w:rFonts w:ascii="TH Sarabun New" w:hAnsi="TH Sarabun New"/>
          <w:sz w:val="32"/>
          <w:cs/>
        </w:rPr>
        <w:t>ข้อมูลใหม่ที่มีสถานะเปลี่ยน</w:t>
      </w:r>
    </w:p>
    <w:p w14:paraId="47B15C3C" w14:textId="53D32370" w:rsidR="00371A5F" w:rsidRDefault="00371A5F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>กลับไปตำแหน่งเดิมและเขียนทับ</w:t>
      </w:r>
    </w:p>
    <w:p w14:paraId="5FC30B1F" w14:textId="588E9C12" w:rsidR="00587866" w:rsidRDefault="00587866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>แสดงข้อความ "</w:t>
      </w:r>
      <w:r w:rsidRPr="00371A5F">
        <w:rPr>
          <w:rFonts w:ascii="Segoe UI Emoji" w:hAnsi="Segoe UI Emoji" w:cs="Segoe UI Emoji" w:hint="cs"/>
          <w:sz w:val="32"/>
          <w:cs/>
        </w:rPr>
        <w:t>✅</w:t>
      </w:r>
      <w:r w:rsidRPr="00371A5F">
        <w:rPr>
          <w:rFonts w:ascii="TH Sarabun New" w:hAnsi="TH Sarabun New"/>
          <w:sz w:val="32"/>
          <w:cs/>
        </w:rPr>
        <w:t xml:space="preserve"> </w:t>
      </w:r>
      <w:r w:rsidRPr="00371A5F">
        <w:rPr>
          <w:rFonts w:ascii="TH Sarabun New" w:hAnsi="TH Sarabun New" w:hint="cs"/>
          <w:sz w:val="32"/>
          <w:cs/>
        </w:rPr>
        <w:t>ลบสมาชิกเรียบร้อย</w:t>
      </w:r>
      <w:r w:rsidRPr="00371A5F">
        <w:rPr>
          <w:rFonts w:ascii="TH Sarabun New" w:hAnsi="TH Sarabun New"/>
          <w:sz w:val="32"/>
          <w:cs/>
        </w:rPr>
        <w:t>"</w:t>
      </w:r>
    </w:p>
    <w:p w14:paraId="1653320D" w14:textId="232478CE" w:rsidR="00B30FBC" w:rsidRDefault="00CA44BE" w:rsidP="009423D3">
      <w:pPr>
        <w:spacing w:line="240" w:lineRule="auto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BFA81C1" wp14:editId="2881D731">
                <wp:simplePos x="0" y="0"/>
                <wp:positionH relativeFrom="column">
                  <wp:posOffset>360680</wp:posOffset>
                </wp:positionH>
                <wp:positionV relativeFrom="paragraph">
                  <wp:posOffset>2589530</wp:posOffset>
                </wp:positionV>
                <wp:extent cx="4953000" cy="635"/>
                <wp:effectExtent l="0" t="0" r="0" b="0"/>
                <wp:wrapTopAndBottom/>
                <wp:docPr id="2103441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A7143" w14:textId="113504F2" w:rsidR="00CA44BE" w:rsidRPr="00CA44BE" w:rsidRDefault="00CA44BE" w:rsidP="00CA44BE">
                            <w:pPr>
                              <w:pStyle w:val="a"/>
                              <w:rPr>
                                <w:b/>
                                <w:bCs w:val="0"/>
                              </w:rPr>
                            </w:pPr>
                            <w:bookmarkStart w:id="86" w:name="_Toc210495225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7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 w:rsidRP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BC498F">
                              <w:t>delete_member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A81C1" id="_x0000_s1039" type="#_x0000_t202" style="position:absolute;margin-left:28.4pt;margin-top:203.9pt;width:390pt;height: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" stroked="f">
                <v:textbox style="mso-fit-shape-to-text:t" inset="0,0,0,0">
                  <w:txbxContent>
                    <w:p w14:paraId="49BA7143" w14:textId="113504F2" w:rsidR="00CA44BE" w:rsidRPr="00CA44BE" w:rsidRDefault="00CA44BE" w:rsidP="00CA44BE">
                      <w:pPr>
                        <w:pStyle w:val="a"/>
                        <w:rPr>
                          <w:b/>
                          <w:bCs w:val="0"/>
                        </w:rPr>
                      </w:pPr>
                      <w:bookmarkStart w:id="87" w:name="_Toc210495225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7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 w:rsidRP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BC498F">
                        <w:t>delete_member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0447" w:rsidRPr="00410447">
        <w:rPr>
          <w:noProof/>
        </w:rPr>
        <w:drawing>
          <wp:anchor distT="0" distB="0" distL="114300" distR="114300" simplePos="0" relativeHeight="251655680" behindDoc="0" locked="0" layoutInCell="1" allowOverlap="1" wp14:anchorId="2E3354EB" wp14:editId="2D65757D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953000" cy="2456180"/>
            <wp:effectExtent l="76200" t="76200" r="133350" b="134620"/>
            <wp:wrapTopAndBottom/>
            <wp:docPr id="129590277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277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56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866">
        <w:rPr>
          <w:rFonts w:ascii="TH Sarabun New" w:hAnsi="TH Sarabun New"/>
          <w:sz w:val="32"/>
        </w:rPr>
        <w:t xml:space="preserve">   </w:t>
      </w:r>
      <w:r w:rsidR="00B30FBC" w:rsidRPr="00C11C04">
        <w:rPr>
          <w:rFonts w:ascii="TH Sarabun New" w:hAnsi="TH Sarabun New"/>
          <w:sz w:val="32"/>
        </w:rPr>
        <w:t>4.2.3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lendings.py</w:t>
      </w:r>
    </w:p>
    <w:p w14:paraId="34A515F6" w14:textId="766D4FCC" w:rsidR="00285E76" w:rsidRPr="00E4264D" w:rsidRDefault="00285E76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3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1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="0064578B" w:rsidRPr="0064578B">
        <w:rPr>
          <w:rFonts w:ascii="TH Sarabun New" w:hAnsi="TH Sarabun New"/>
          <w:sz w:val="32"/>
        </w:rPr>
        <w:t>borrow_book()</w:t>
      </w:r>
    </w:p>
    <w:p w14:paraId="3C484028" w14:textId="78B2D7FA" w:rsidR="00285E76" w:rsidRPr="00E4264D" w:rsidRDefault="00285E76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B4055D" w:rsidRPr="00B4055D">
        <w:rPr>
          <w:rFonts w:ascii="TH Sarabun New" w:hAnsi="TH Sarabun New"/>
          <w:sz w:val="32"/>
          <w:cs/>
        </w:rPr>
        <w:t>บันทึกการยืมหนังสือ</w:t>
      </w:r>
    </w:p>
    <w:p w14:paraId="3AD20471" w14:textId="1B7299D9" w:rsidR="00285E76" w:rsidRPr="00E4264D" w:rsidRDefault="00285E76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157ECB8D" w14:textId="46EEDEC6" w:rsidR="00285E76" w:rsidRPr="001710B1" w:rsidRDefault="00B4055D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4055D">
        <w:rPr>
          <w:rFonts w:ascii="TH Sarabun New" w:hAnsi="TH Sarabun New"/>
          <w:sz w:val="32"/>
          <w:cs/>
        </w:rPr>
        <w:t xml:space="preserve">ตรวจสอบหนังสือ: อ่านไฟล์ </w:t>
      </w:r>
      <w:r w:rsidRPr="00B4055D">
        <w:rPr>
          <w:rFonts w:ascii="TH Sarabun New" w:hAnsi="TH Sarabun New"/>
          <w:sz w:val="32"/>
        </w:rPr>
        <w:t xml:space="preserve">books.dat </w:t>
      </w:r>
      <w:r w:rsidRPr="00B4055D">
        <w:rPr>
          <w:rFonts w:ascii="TH Sarabun New" w:hAnsi="TH Sarabun New"/>
          <w:sz w:val="32"/>
          <w:cs/>
        </w:rPr>
        <w:t xml:space="preserve">หา </w:t>
      </w:r>
      <w:r w:rsidRPr="00B4055D">
        <w:rPr>
          <w:rFonts w:ascii="TH Sarabun New" w:hAnsi="TH Sarabun New"/>
          <w:sz w:val="32"/>
        </w:rPr>
        <w:t xml:space="preserve">book_id </w:t>
      </w:r>
      <w:r w:rsidRPr="00B4055D">
        <w:rPr>
          <w:rFonts w:ascii="TH Sarabun New" w:hAnsi="TH Sarabun New"/>
          <w:sz w:val="32"/>
          <w:cs/>
        </w:rPr>
        <w:t>ที่ต้องการยืม</w:t>
      </w:r>
      <w:r w:rsidR="00285E76" w:rsidRPr="001710B1">
        <w:rPr>
          <w:rFonts w:ascii="TH Sarabun New" w:hAnsi="TH Sarabun New"/>
          <w:sz w:val="32"/>
        </w:rPr>
        <w:t xml:space="preserve"> </w:t>
      </w:r>
    </w:p>
    <w:p w14:paraId="4740313A" w14:textId="73074A59" w:rsidR="00B4055D" w:rsidRDefault="00B4055D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4055D">
        <w:rPr>
          <w:rFonts w:ascii="TH Sarabun New" w:hAnsi="TH Sarabun New"/>
          <w:sz w:val="32"/>
          <w:cs/>
        </w:rPr>
        <w:t xml:space="preserve">ตรวจสอบสมาชิก: อ่านไฟล์ </w:t>
      </w:r>
      <w:r w:rsidRPr="00B4055D">
        <w:rPr>
          <w:rFonts w:ascii="TH Sarabun New" w:hAnsi="TH Sarabun New"/>
          <w:sz w:val="32"/>
        </w:rPr>
        <w:t xml:space="preserve">members.dat </w:t>
      </w:r>
      <w:r w:rsidRPr="00B4055D">
        <w:rPr>
          <w:rFonts w:ascii="TH Sarabun New" w:hAnsi="TH Sarabun New"/>
          <w:sz w:val="32"/>
          <w:cs/>
        </w:rPr>
        <w:t xml:space="preserve">หา </w:t>
      </w:r>
      <w:r w:rsidRPr="00B4055D">
        <w:rPr>
          <w:rFonts w:ascii="TH Sarabun New" w:hAnsi="TH Sarabun New"/>
          <w:sz w:val="32"/>
        </w:rPr>
        <w:t>member_id</w:t>
      </w:r>
    </w:p>
    <w:p w14:paraId="6FA041E2" w14:textId="099C0431" w:rsidR="00090847" w:rsidRDefault="00090847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090847">
        <w:rPr>
          <w:rFonts w:ascii="TH Sarabun New" w:hAnsi="TH Sarabun New"/>
          <w:sz w:val="32"/>
          <w:cs/>
        </w:rPr>
        <w:t xml:space="preserve">ตรวจสอบสต็อก: ถ้า </w:t>
      </w:r>
      <w:r w:rsidRPr="00090847">
        <w:rPr>
          <w:rFonts w:ascii="TH Sarabun New" w:hAnsi="TH Sarabun New"/>
          <w:sz w:val="32"/>
        </w:rPr>
        <w:t xml:space="preserve">quantity &lt;= </w:t>
      </w:r>
      <w:r w:rsidRPr="00090847">
        <w:rPr>
          <w:rFonts w:ascii="TH Sarabun New" w:hAnsi="TH Sarabun New"/>
          <w:sz w:val="32"/>
          <w:cs/>
        </w:rPr>
        <w:t>0 แสดงข้อความ "หนังสือหมดสต็อก"</w:t>
      </w:r>
    </w:p>
    <w:p w14:paraId="40FDA8A6" w14:textId="2390550D" w:rsidR="00C279BC" w:rsidRDefault="00C279BC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C279BC">
        <w:rPr>
          <w:rFonts w:ascii="TH Sarabun New" w:hAnsi="TH Sarabun New"/>
          <w:sz w:val="32"/>
          <w:cs/>
        </w:rPr>
        <w:t>บันทึกการยืม</w:t>
      </w:r>
      <w:r>
        <w:rPr>
          <w:rFonts w:ascii="TH Sarabun New" w:hAnsi="TH Sarabun New" w:hint="cs"/>
          <w:sz w:val="32"/>
          <w:cs/>
        </w:rPr>
        <w:t xml:space="preserve"> </w:t>
      </w:r>
      <w:r w:rsidRPr="00C279BC">
        <w:rPr>
          <w:rFonts w:ascii="TH Sarabun New" w:hAnsi="TH Sarabun New"/>
          <w:sz w:val="32"/>
          <w:cs/>
        </w:rPr>
        <w:t xml:space="preserve">สร้าง </w:t>
      </w:r>
      <w:r w:rsidRPr="00C279BC">
        <w:rPr>
          <w:rFonts w:ascii="TH Sarabun New" w:hAnsi="TH Sarabun New"/>
          <w:sz w:val="32"/>
        </w:rPr>
        <w:t xml:space="preserve">lending_id </w:t>
      </w:r>
      <w:r w:rsidRPr="00C279BC">
        <w:rPr>
          <w:rFonts w:ascii="TH Sarabun New" w:hAnsi="TH Sarabun New"/>
          <w:sz w:val="32"/>
          <w:cs/>
        </w:rPr>
        <w:t>ใหม่</w:t>
      </w:r>
      <w:r>
        <w:rPr>
          <w:rFonts w:ascii="TH Sarabun New" w:hAnsi="TH Sarabun New" w:hint="cs"/>
          <w:sz w:val="32"/>
          <w:cs/>
        </w:rPr>
        <w:t xml:space="preserve"> </w:t>
      </w:r>
      <w:r w:rsidRPr="00C279BC">
        <w:rPr>
          <w:rFonts w:ascii="TH Sarabun New" w:hAnsi="TH Sarabun New"/>
          <w:sz w:val="32"/>
          <w:cs/>
        </w:rPr>
        <w:t>ใช้</w:t>
      </w:r>
      <w:r w:rsidRPr="00C279BC">
        <w:rPr>
          <w:rFonts w:ascii="TH Sarabun New" w:hAnsi="TH Sarabun New"/>
          <w:sz w:val="32"/>
        </w:rPr>
        <w:t xml:space="preserve"> time.time() </w:t>
      </w:r>
      <w:r w:rsidRPr="00C279BC">
        <w:rPr>
          <w:rFonts w:ascii="TH Sarabun New" w:hAnsi="TH Sarabun New"/>
          <w:sz w:val="32"/>
          <w:cs/>
        </w:rPr>
        <w:t xml:space="preserve">บันทึกเวลาปัจจุบันเป็น </w:t>
      </w:r>
      <w:r w:rsidRPr="00C279BC">
        <w:rPr>
          <w:rFonts w:ascii="TH Sarabun New" w:hAnsi="TH Sarabun New"/>
          <w:sz w:val="32"/>
        </w:rPr>
        <w:t>timestamp</w:t>
      </w:r>
      <w:r>
        <w:rPr>
          <w:rFonts w:ascii="TH Sarabun New" w:hAnsi="TH Sarabun New"/>
          <w:sz w:val="32"/>
        </w:rPr>
        <w:t xml:space="preserve"> </w:t>
      </w:r>
      <w:ins w:id="88" w:author="Microsoft Word" w:date="2025-10-03T06:33:00Z" w16du:dateUtc="2025-10-02T23:33:00Z">
        <w:r w:rsidR="004E1E2C" w:rsidRPr="004E1E2C">
          <w:rPr>
            <w:rFonts w:ascii="TH Sarabun New" w:hAnsi="TH Sarabun New"/>
            <w:sz w:val="32"/>
            <w:cs/>
          </w:rPr>
          <w:t>บันทึกลงไฟล์</w:t>
        </w:r>
        <w:r w:rsidR="004E1E2C" w:rsidRPr="004E1E2C">
          <w:rPr>
            <w:rFonts w:ascii="TH Sarabun New" w:hAnsi="TH Sarabun New"/>
            <w:sz w:val="32"/>
          </w:rPr>
          <w:t xml:space="preserve"> lendings.dat</w:t>
        </w:r>
      </w:ins>
    </w:p>
    <w:p w14:paraId="28C096D8" w14:textId="4A79D63F" w:rsidR="004E1E2C" w:rsidRDefault="004E1E2C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4E1E2C">
        <w:rPr>
          <w:rFonts w:ascii="TH Sarabun New" w:hAnsi="TH Sarabun New"/>
          <w:sz w:val="32"/>
          <w:cs/>
        </w:rPr>
        <w:t>ลดสต็อก:</w:t>
      </w:r>
      <w:r w:rsidRPr="004E1E2C">
        <w:rPr>
          <w:rFonts w:ascii="TH Sarabun New" w:hAnsi="TH Sarabun New"/>
          <w:sz w:val="32"/>
        </w:rPr>
        <w:t xml:space="preserve"> </w:t>
      </w:r>
      <w:r w:rsidRPr="004E1E2C">
        <w:rPr>
          <w:rFonts w:ascii="TH Sarabun New" w:hAnsi="TH Sarabun New"/>
          <w:sz w:val="32"/>
          <w:cs/>
        </w:rPr>
        <w:t>อัปเดตจำนวนหนังสือใน</w:t>
      </w:r>
      <w:r w:rsidRPr="004E1E2C">
        <w:rPr>
          <w:rFonts w:ascii="TH Sarabun New" w:hAnsi="TH Sarabun New"/>
          <w:sz w:val="32"/>
        </w:rPr>
        <w:t xml:space="preserve"> books.dat </w:t>
      </w:r>
      <w:r w:rsidRPr="004E1E2C">
        <w:rPr>
          <w:rFonts w:ascii="TH Sarabun New" w:hAnsi="TH Sarabun New"/>
          <w:sz w:val="32"/>
          <w:cs/>
        </w:rPr>
        <w:t xml:space="preserve">ลดลง </w:t>
      </w:r>
      <w:r w:rsidRPr="004E1E2C">
        <w:rPr>
          <w:rFonts w:ascii="TH Sarabun New" w:hAnsi="TH Sarabun New"/>
          <w:sz w:val="32"/>
        </w:rPr>
        <w:t>1</w:t>
      </w:r>
    </w:p>
    <w:p w14:paraId="5EF6C896" w14:textId="517D853A" w:rsidR="008353C7" w:rsidRDefault="008353C7" w:rsidP="009423D3">
      <w:pPr>
        <w:spacing w:line="240" w:lineRule="auto"/>
        <w:ind w:left="2160"/>
        <w:rPr>
          <w:rFonts w:ascii="TH Sarabun New" w:hAnsi="TH Sarabun New"/>
          <w:sz w:val="32"/>
        </w:rPr>
      </w:pPr>
    </w:p>
    <w:p w14:paraId="72AB31DF" w14:textId="0D4B3097" w:rsidR="00F96380" w:rsidRDefault="003D7E57" w:rsidP="009423D3">
      <w:pPr>
        <w:spacing w:line="240" w:lineRule="auto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31A2C45" wp14:editId="23842593">
                <wp:simplePos x="0" y="0"/>
                <wp:positionH relativeFrom="column">
                  <wp:posOffset>303530</wp:posOffset>
                </wp:positionH>
                <wp:positionV relativeFrom="paragraph">
                  <wp:posOffset>6398260</wp:posOffset>
                </wp:positionV>
                <wp:extent cx="5064125" cy="635"/>
                <wp:effectExtent l="0" t="0" r="0" b="0"/>
                <wp:wrapTopAndBottom/>
                <wp:docPr id="1131493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AADB5" w14:textId="47931C44" w:rsidR="003D7E57" w:rsidRPr="003D7E57" w:rsidRDefault="003D7E57" w:rsidP="003D7E57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89" w:name="_Toc210495226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8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64578B">
                              <w:t>borrow_book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A2C45" id="_x0000_s1040" type="#_x0000_t202" style="position:absolute;margin-left:23.9pt;margin-top:503.8pt;width:398.75pt;height:.0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Ms5GgIAAEAEAAAOAAAAZHJzL2Uyb0RvYy54bWysU1GP2jAMfp+0/xDlfRTYga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" stroked="f">
                <v:textbox style="mso-fit-shape-to-text:t" inset="0,0,0,0">
                  <w:txbxContent>
                    <w:p w14:paraId="235AADB5" w14:textId="47931C44" w:rsidR="003D7E57" w:rsidRPr="003D7E57" w:rsidRDefault="003D7E57" w:rsidP="003D7E57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0" w:name="_Toc210495226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8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64578B">
                        <w:t>borrow_book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5A62">
        <w:rPr>
          <w:noProof/>
        </w:rPr>
        <w:drawing>
          <wp:anchor distT="0" distB="0" distL="114300" distR="114300" simplePos="0" relativeHeight="251657728" behindDoc="0" locked="0" layoutInCell="1" allowOverlap="1" wp14:anchorId="3FC891A0" wp14:editId="50597C9A">
            <wp:simplePos x="0" y="0"/>
            <wp:positionH relativeFrom="margin">
              <wp:align>center</wp:align>
            </wp:positionH>
            <wp:positionV relativeFrom="paragraph">
              <wp:posOffset>451143</wp:posOffset>
            </wp:positionV>
            <wp:extent cx="5064125" cy="5890260"/>
            <wp:effectExtent l="76200" t="76200" r="136525" b="129540"/>
            <wp:wrapTopAndBottom/>
            <wp:docPr id="12769989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899" name="รูปภาพ 127699899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6593" r="4272" b="5058"/>
                    <a:stretch/>
                  </pic:blipFill>
                  <pic:spPr bwMode="auto">
                    <a:xfrm>
                      <a:off x="0" y="0"/>
                      <a:ext cx="5064125" cy="5890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37D76" w14:textId="12D97B37" w:rsidR="00F96380" w:rsidRPr="00E4264D" w:rsidRDefault="00F96380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3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2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Pr="00F96380">
        <w:rPr>
          <w:rFonts w:ascii="TH Sarabun New" w:hAnsi="TH Sarabun New"/>
          <w:sz w:val="32"/>
        </w:rPr>
        <w:t>return_book()</w:t>
      </w:r>
    </w:p>
    <w:p w14:paraId="4761209C" w14:textId="091D7F4B" w:rsidR="00F96380" w:rsidRPr="00E4264D" w:rsidRDefault="00F96380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030E44" w:rsidRPr="00030E44">
        <w:rPr>
          <w:rFonts w:ascii="TH Sarabun New" w:hAnsi="TH Sarabun New"/>
          <w:sz w:val="32"/>
          <w:cs/>
        </w:rPr>
        <w:t>บันทึกการคืนหนังสือและคำนวณค่าปรับ</w:t>
      </w:r>
    </w:p>
    <w:p w14:paraId="742CED8A" w14:textId="5E9DF71E" w:rsidR="00F96380" w:rsidRPr="00E4264D" w:rsidRDefault="00F96380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144E2CFB" w14:textId="77777777" w:rsidR="00030E44" w:rsidRDefault="00030E44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030E44">
        <w:rPr>
          <w:rFonts w:ascii="TH Sarabun New" w:hAnsi="TH Sarabun New"/>
          <w:sz w:val="32"/>
          <w:cs/>
        </w:rPr>
        <w:t xml:space="preserve">รับ </w:t>
      </w:r>
      <w:r w:rsidRPr="00030E44">
        <w:rPr>
          <w:rFonts w:ascii="TH Sarabun New" w:hAnsi="TH Sarabun New"/>
          <w:sz w:val="32"/>
        </w:rPr>
        <w:t>Lending ID</w:t>
      </w:r>
    </w:p>
    <w:p w14:paraId="7957D94A" w14:textId="77777777" w:rsidR="00030E44" w:rsidRDefault="00030E44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030E44">
        <w:rPr>
          <w:rFonts w:ascii="TH Sarabun New" w:hAnsi="TH Sarabun New"/>
          <w:sz w:val="32"/>
          <w:cs/>
        </w:rPr>
        <w:t xml:space="preserve">ค้นหา </w:t>
      </w:r>
      <w:r w:rsidRPr="00030E44">
        <w:rPr>
          <w:rFonts w:ascii="TH Sarabun New" w:hAnsi="TH Sarabun New"/>
          <w:sz w:val="32"/>
        </w:rPr>
        <w:t xml:space="preserve">record </w:t>
      </w:r>
      <w:r w:rsidRPr="00030E44">
        <w:rPr>
          <w:rFonts w:ascii="TH Sarabun New" w:hAnsi="TH Sarabun New"/>
          <w:sz w:val="32"/>
          <w:cs/>
        </w:rPr>
        <w:t>ที่มีสถานะ</w:t>
      </w:r>
      <w:r w:rsidRPr="00030E44">
        <w:rPr>
          <w:rFonts w:ascii="TH Sarabun New" w:hAnsi="TH Sarabun New"/>
          <w:sz w:val="32"/>
        </w:rPr>
        <w:t xml:space="preserve"> STATUS_BORROWED</w:t>
      </w:r>
    </w:p>
    <w:p w14:paraId="1B6C6DE0" w14:textId="1EAA138D" w:rsidR="00B3589F" w:rsidRDefault="00B3589F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3589F">
        <w:rPr>
          <w:rFonts w:ascii="TH Sarabun New" w:hAnsi="TH Sarabun New"/>
          <w:sz w:val="32"/>
          <w:cs/>
        </w:rPr>
        <w:lastRenderedPageBreak/>
        <w:t>คำนวณค่าปรับ</w:t>
      </w:r>
      <w:r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>หาจำนวนวันที่ยืม:</w:t>
      </w:r>
      <w:r w:rsidRPr="00B3589F">
        <w:rPr>
          <w:rFonts w:ascii="TH Sarabun New" w:hAnsi="TH Sarabun New"/>
          <w:sz w:val="32"/>
        </w:rPr>
        <w:t xml:space="preserve"> (return_time - borrow_date) / 86400</w:t>
      </w:r>
      <w:r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 xml:space="preserve">ถ้ายืมเกิน </w:t>
      </w:r>
      <w:r w:rsidRPr="00B3589F">
        <w:rPr>
          <w:rFonts w:ascii="TH Sarabun New" w:hAnsi="TH Sarabun New"/>
          <w:sz w:val="32"/>
        </w:rPr>
        <w:t xml:space="preserve">7 </w:t>
      </w:r>
      <w:r w:rsidRPr="00B3589F">
        <w:rPr>
          <w:rFonts w:ascii="TH Sarabun New" w:hAnsi="TH Sarabun New"/>
          <w:sz w:val="32"/>
          <w:cs/>
        </w:rPr>
        <w:t xml:space="preserve">วัน: ปรับวันละ </w:t>
      </w:r>
      <w:r w:rsidRPr="00B3589F">
        <w:rPr>
          <w:rFonts w:ascii="TH Sarabun New" w:hAnsi="TH Sarabun New"/>
          <w:sz w:val="32"/>
        </w:rPr>
        <w:t xml:space="preserve">5 </w:t>
      </w:r>
      <w:r w:rsidRPr="00B3589F">
        <w:rPr>
          <w:rFonts w:ascii="TH Sarabun New" w:hAnsi="TH Sarabun New"/>
          <w:sz w:val="32"/>
          <w:cs/>
        </w:rPr>
        <w:t>บาท</w:t>
      </w:r>
    </w:p>
    <w:p w14:paraId="3F4DE2A9" w14:textId="2BEC0BDD" w:rsidR="00B3589F" w:rsidRDefault="00B3589F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3589F">
        <w:rPr>
          <w:rFonts w:ascii="TH Sarabun New" w:hAnsi="TH Sarabun New"/>
          <w:sz w:val="32"/>
          <w:cs/>
        </w:rPr>
        <w:t>อัปเดตสถานะ:</w:t>
      </w:r>
      <w:r w:rsidRPr="00B3589F"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>เปลี่ยนเป็น</w:t>
      </w:r>
      <w:r w:rsidRPr="00B3589F">
        <w:rPr>
          <w:rFonts w:ascii="TH Sarabun New" w:hAnsi="TH Sarabun New"/>
          <w:sz w:val="32"/>
        </w:rPr>
        <w:t xml:space="preserve"> STATUS_RETURNED </w:t>
      </w:r>
      <w:r w:rsidRPr="00B3589F">
        <w:rPr>
          <w:rFonts w:ascii="TH Sarabun New" w:hAnsi="TH Sarabun New"/>
          <w:sz w:val="32"/>
          <w:cs/>
        </w:rPr>
        <w:t xml:space="preserve">และบันทึก </w:t>
      </w:r>
      <w:r w:rsidRPr="00B3589F">
        <w:rPr>
          <w:rFonts w:ascii="TH Sarabun New" w:hAnsi="TH Sarabun New"/>
          <w:sz w:val="32"/>
        </w:rPr>
        <w:t>return_time</w:t>
      </w:r>
    </w:p>
    <w:p w14:paraId="252BC96B" w14:textId="147DD64A" w:rsidR="00665A62" w:rsidRPr="00665A62" w:rsidRDefault="004155A6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4155A6">
        <w:rPr>
          <w:rFonts w:ascii="TH Sarabun New" w:hAnsi="TH Sarabun New"/>
          <w:sz w:val="32"/>
          <w:cs/>
        </w:rPr>
        <w:t>เพิ่มสต็อก:</w:t>
      </w:r>
      <w:r w:rsidRPr="004155A6">
        <w:rPr>
          <w:rFonts w:ascii="TH Sarabun New" w:hAnsi="TH Sarabun New"/>
          <w:sz w:val="32"/>
        </w:rPr>
        <w:t xml:space="preserve"> </w:t>
      </w:r>
      <w:r w:rsidRPr="004155A6">
        <w:rPr>
          <w:rFonts w:ascii="TH Sarabun New" w:hAnsi="TH Sarabun New"/>
          <w:sz w:val="32"/>
          <w:cs/>
        </w:rPr>
        <w:t>อัปเดตจำนวนหนังสือใน</w:t>
      </w:r>
      <w:r w:rsidRPr="004155A6">
        <w:rPr>
          <w:rFonts w:ascii="TH Sarabun New" w:hAnsi="TH Sarabun New"/>
          <w:sz w:val="32"/>
        </w:rPr>
        <w:t xml:space="preserve"> books.dat </w:t>
      </w:r>
      <w:r w:rsidRPr="004155A6">
        <w:rPr>
          <w:rFonts w:ascii="TH Sarabun New" w:hAnsi="TH Sarabun New"/>
          <w:sz w:val="32"/>
          <w:cs/>
        </w:rPr>
        <w:t xml:space="preserve">เพิ่ม </w:t>
      </w:r>
      <w:r w:rsidRPr="004155A6">
        <w:rPr>
          <w:rFonts w:ascii="TH Sarabun New" w:hAnsi="TH Sarabun New"/>
          <w:sz w:val="32"/>
        </w:rPr>
        <w:t>1</w:t>
      </w:r>
      <w:r w:rsidR="0001136F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A929C97" wp14:editId="3DF5CB70">
                <wp:simplePos x="0" y="0"/>
                <wp:positionH relativeFrom="column">
                  <wp:posOffset>415925</wp:posOffset>
                </wp:positionH>
                <wp:positionV relativeFrom="paragraph">
                  <wp:posOffset>4838065</wp:posOffset>
                </wp:positionV>
                <wp:extent cx="4975860" cy="635"/>
                <wp:effectExtent l="0" t="0" r="0" b="0"/>
                <wp:wrapTopAndBottom/>
                <wp:docPr id="2123531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057EB" w14:textId="07EFED81" w:rsidR="0001136F" w:rsidRPr="005D619F" w:rsidRDefault="0001136F" w:rsidP="0001136F">
                            <w:pPr>
                              <w:pStyle w:val="a"/>
                            </w:pPr>
                            <w:bookmarkStart w:id="91" w:name="_Toc210495227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9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F96380">
                              <w:t>return_book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29C97" id="_x0000_s1041" type="#_x0000_t202" style="position:absolute;left:0;text-align:left;margin-left:32.75pt;margin-top:380.95pt;width:391.8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" stroked="f">
                <v:textbox style="mso-fit-shape-to-text:t" inset="0,0,0,0">
                  <w:txbxContent>
                    <w:p w14:paraId="3EA057EB" w14:textId="07EFED81" w:rsidR="0001136F" w:rsidRPr="005D619F" w:rsidRDefault="0001136F" w:rsidP="0001136F">
                      <w:pPr>
                        <w:pStyle w:val="a"/>
                      </w:pPr>
                      <w:bookmarkStart w:id="92" w:name="_Toc210495227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9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F96380">
                        <w:t>return_book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5A62">
        <w:rPr>
          <w:rFonts w:hint="cs"/>
          <w:noProof/>
        </w:rPr>
        <w:drawing>
          <wp:anchor distT="0" distB="0" distL="114300" distR="114300" simplePos="0" relativeHeight="251659776" behindDoc="0" locked="0" layoutInCell="1" allowOverlap="1" wp14:anchorId="13F78F8F" wp14:editId="1EC2F8F1">
            <wp:simplePos x="0" y="0"/>
            <wp:positionH relativeFrom="margin">
              <wp:posOffset>415925</wp:posOffset>
            </wp:positionH>
            <wp:positionV relativeFrom="paragraph">
              <wp:posOffset>601980</wp:posOffset>
            </wp:positionV>
            <wp:extent cx="4975860" cy="4178935"/>
            <wp:effectExtent l="76200" t="76200" r="129540" b="126365"/>
            <wp:wrapTopAndBottom/>
            <wp:docPr id="132523892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8928" name="รูปภาพ 1325238928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9043" r="5197" b="6116"/>
                    <a:stretch/>
                  </pic:blipFill>
                  <pic:spPr bwMode="auto">
                    <a:xfrm>
                      <a:off x="0" y="0"/>
                      <a:ext cx="4975860" cy="41789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1F60" w14:textId="2FF32061" w:rsidR="00B30FBC" w:rsidRDefault="00F96380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</w:t>
      </w:r>
      <w:r w:rsidR="00584463">
        <w:rPr>
          <w:rFonts w:ascii="TH Sarabun New" w:hAnsi="TH Sarabun New"/>
          <w:sz w:val="32"/>
        </w:rPr>
        <w:tab/>
      </w:r>
      <w:r w:rsidR="00584463">
        <w:rPr>
          <w:rFonts w:ascii="TH Sarabun New" w:hAnsi="TH Sarabun New"/>
          <w:sz w:val="32"/>
        </w:rPr>
        <w:tab/>
      </w:r>
      <w:r w:rsidR="00B30FBC" w:rsidRPr="00C11C04">
        <w:rPr>
          <w:rFonts w:ascii="TH Sarabun New" w:hAnsi="TH Sarabun New"/>
          <w:sz w:val="32"/>
        </w:rPr>
        <w:t>4.2.4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report.py</w:t>
      </w:r>
    </w:p>
    <w:p w14:paraId="1C57E680" w14:textId="30745B0F" w:rsidR="009372A4" w:rsidRPr="00E4264D" w:rsidRDefault="00584463" w:rsidP="009423D3">
      <w:pPr>
        <w:spacing w:line="240" w:lineRule="auto"/>
        <w:ind w:left="144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</w:t>
      </w:r>
      <w:r w:rsidR="009372A4" w:rsidRPr="00E4264D">
        <w:rPr>
          <w:rFonts w:ascii="TH Sarabun New" w:hAnsi="TH Sarabun New" w:hint="cs"/>
          <w:sz w:val="32"/>
          <w:cs/>
        </w:rPr>
        <w:t>4.2.</w:t>
      </w:r>
      <w:r w:rsidR="009372A4">
        <w:rPr>
          <w:rFonts w:ascii="TH Sarabun New" w:hAnsi="TH Sarabun New" w:hint="cs"/>
          <w:sz w:val="32"/>
          <w:cs/>
        </w:rPr>
        <w:t>4</w:t>
      </w:r>
      <w:r w:rsidR="009372A4" w:rsidRPr="00E4264D">
        <w:rPr>
          <w:rFonts w:ascii="TH Sarabun New" w:hAnsi="TH Sarabun New" w:hint="cs"/>
          <w:sz w:val="32"/>
          <w:cs/>
        </w:rPr>
        <w:t>.</w:t>
      </w:r>
      <w:r w:rsidR="009372A4">
        <w:rPr>
          <w:rFonts w:ascii="TH Sarabun New" w:hAnsi="TH Sarabun New" w:hint="cs"/>
          <w:sz w:val="32"/>
          <w:cs/>
        </w:rPr>
        <w:t>1</w:t>
      </w:r>
      <w:r w:rsidR="009372A4" w:rsidRPr="00E4264D">
        <w:rPr>
          <w:rFonts w:ascii="TH Sarabun New" w:hAnsi="TH Sarabun New" w:hint="cs"/>
          <w:sz w:val="32"/>
          <w:cs/>
        </w:rPr>
        <w:t xml:space="preserve"> </w:t>
      </w:r>
      <w:r w:rsidR="009372A4" w:rsidRPr="00E4264D">
        <w:rPr>
          <w:rFonts w:ascii="TH Sarabun New" w:hAnsi="TH Sarabun New"/>
          <w:sz w:val="32"/>
          <w:cs/>
        </w:rPr>
        <w:t>ฟังก์ชัน</w:t>
      </w:r>
      <w:r w:rsidR="009372A4" w:rsidRPr="00E4264D">
        <w:rPr>
          <w:rFonts w:ascii="TH Sarabun New" w:hAnsi="TH Sarabun New"/>
          <w:sz w:val="32"/>
        </w:rPr>
        <w:t xml:space="preserve"> </w:t>
      </w:r>
      <w:r w:rsidR="00D80418" w:rsidRPr="00D80418">
        <w:rPr>
          <w:rFonts w:ascii="TH Sarabun New" w:hAnsi="TH Sarabun New"/>
          <w:sz w:val="32"/>
        </w:rPr>
        <w:t>generate_report()</w:t>
      </w:r>
    </w:p>
    <w:p w14:paraId="73328E3E" w14:textId="741824C8" w:rsidR="009372A4" w:rsidRPr="00E4264D" w:rsidRDefault="009372A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D80418" w:rsidRPr="00D80418">
        <w:rPr>
          <w:rFonts w:ascii="TH Sarabun New" w:hAnsi="TH Sarabun New"/>
          <w:sz w:val="32"/>
          <w:cs/>
        </w:rPr>
        <w:t>สร้างรายงานสรุปการยืม-คืนแบบครบถ้วน</w:t>
      </w:r>
    </w:p>
    <w:p w14:paraId="7587E73E" w14:textId="77777777" w:rsidR="009372A4" w:rsidRPr="00E4264D" w:rsidRDefault="009372A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0469AD7B" w14:textId="77777777" w:rsidR="00680408" w:rsidRDefault="0068040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680408">
        <w:rPr>
          <w:rFonts w:ascii="TH Sarabun New" w:hAnsi="TH Sarabun New"/>
          <w:sz w:val="32"/>
          <w:cs/>
        </w:rPr>
        <w:t>เตรียมหัวกระดาษและรูปแบบของรายงาน</w:t>
      </w:r>
    </w:p>
    <w:p w14:paraId="7B73A472" w14:textId="2051302C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 lines (list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ของบรรทัด) เพื่อเก็บข้อความที่จะเขียนลงไฟล์รายงานทีหลัง</w:t>
      </w:r>
    </w:p>
    <w:p w14:paraId="1E78A978" w14:textId="1234876B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"=" * 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สร้างเส้นแบ่งความยาว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ตัวอักษร (สำหรับความสวยงามของรายงาน)</w:t>
      </w:r>
    </w:p>
    <w:p w14:paraId="160A2468" w14:textId="240D053C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lastRenderedPageBreak/>
        <w:t xml:space="preserve">.center(120)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ทำให้หัวข้อย่อยอยู่กึ่งกลางความกว้าง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ตัวอักษร</w:t>
      </w:r>
    </w:p>
    <w:p w14:paraId="1E236C05" w14:textId="041B2BB0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datetime.datetime.now().strftime(...)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ใส่เวลาที่สร้างรายงาน (รูปแบบ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 YYYY-MM-DD HH:MM:SS) —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ใช้เวลาจากระบบ (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>system local time)</w:t>
      </w:r>
    </w:p>
    <w:p w14:paraId="1F733763" w14:textId="281DA231" w:rsidR="00680408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header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กำหนดคอลัมน์ของตาราง (ชื่อ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โทรศัพท์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หนังสือ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สถานะ) โดยใช้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f-string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กับการจัดความกว้าง (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:&lt;30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เป็นต้น)</w:t>
      </w:r>
    </w:p>
    <w:p w14:paraId="22360557" w14:textId="310466AA" w:rsidR="00535538" w:rsidRDefault="0053553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535538">
        <w:rPr>
          <w:rFonts w:ascii="TH Sarabun New" w:hAnsi="TH Sarabun New"/>
          <w:sz w:val="32"/>
          <w:cs/>
        </w:rPr>
        <w:t xml:space="preserve">สร้าง </w:t>
      </w:r>
      <w:r w:rsidRPr="00535538">
        <w:rPr>
          <w:rFonts w:ascii="TH Sarabun New" w:hAnsi="TH Sarabun New"/>
          <w:sz w:val="32"/>
        </w:rPr>
        <w:t xml:space="preserve">members_dict </w:t>
      </w:r>
      <w:r w:rsidRPr="00535538">
        <w:rPr>
          <w:rFonts w:ascii="TH Sarabun New" w:hAnsi="TH Sarabun New"/>
          <w:sz w:val="32"/>
          <w:cs/>
        </w:rPr>
        <w:t xml:space="preserve">เพื่อแม็ป </w:t>
      </w:r>
      <w:r w:rsidRPr="00535538">
        <w:rPr>
          <w:rFonts w:ascii="TH Sarabun New" w:hAnsi="TH Sarabun New"/>
          <w:sz w:val="32"/>
        </w:rPr>
        <w:t xml:space="preserve">member_id </w:t>
      </w:r>
      <w:r w:rsidRPr="00535538">
        <w:rPr>
          <w:rFonts w:ascii="Arial" w:hAnsi="Arial" w:cs="Arial"/>
          <w:sz w:val="32"/>
        </w:rPr>
        <w:t>→</w:t>
      </w:r>
      <w:r w:rsidRPr="00535538">
        <w:rPr>
          <w:rFonts w:ascii="TH Sarabun New" w:hAnsi="TH Sarabun New"/>
          <w:sz w:val="32"/>
        </w:rPr>
        <w:t xml:space="preserve"> </w:t>
      </w:r>
      <w:r w:rsidRPr="00535538">
        <w:rPr>
          <w:rFonts w:ascii="TH Sarabun New" w:hAnsi="TH Sarabun New"/>
          <w:sz w:val="32"/>
          <w:cs/>
        </w:rPr>
        <w:t xml:space="preserve">ข้อมูล </w:t>
      </w:r>
      <w:r w:rsidRPr="00535538">
        <w:rPr>
          <w:rFonts w:ascii="TH Sarabun New" w:hAnsi="TH Sarabun New"/>
          <w:sz w:val="32"/>
        </w:rPr>
        <w:t>{name, phone}</w:t>
      </w:r>
    </w:p>
    <w:p w14:paraId="1A161304" w14:textId="77777777" w:rsidR="0078741B" w:rsidRPr="00163C46" w:rsidRDefault="0078741B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>เช็คว่ามีไฟล์และไม่ว่างก่อนอ่าน</w:t>
      </w:r>
    </w:p>
    <w:p w14:paraId="5BE45280" w14:textId="77777777" w:rsidR="0078741B" w:rsidRPr="00163C46" w:rsidRDefault="0078741B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วนอ่านทีละ </w:t>
      </w:r>
      <w:r w:rsidRPr="00163C46">
        <w:rPr>
          <w:rFonts w:ascii="TH Sarabun New" w:hAnsi="TH Sarabun New"/>
          <w:sz w:val="32"/>
        </w:rPr>
        <w:t xml:space="preserve">MEMBER_RECORD_SIZE </w:t>
      </w:r>
      <w:r w:rsidRPr="00163C46">
        <w:rPr>
          <w:rFonts w:ascii="TH Sarabun New" w:hAnsi="TH Sarabun New"/>
          <w:sz w:val="32"/>
          <w:cs/>
        </w:rPr>
        <w:t>ไบต์ (</w:t>
      </w:r>
      <w:r w:rsidRPr="00163C46">
        <w:rPr>
          <w:rFonts w:ascii="TH Sarabun New" w:hAnsi="TH Sarabun New"/>
          <w:sz w:val="32"/>
        </w:rPr>
        <w:t xml:space="preserve">fixed-size records) </w:t>
      </w:r>
      <w:r w:rsidRPr="00163C46">
        <w:rPr>
          <w:rFonts w:ascii="TH Sarabun New" w:hAnsi="TH Sarabun New"/>
          <w:sz w:val="32"/>
          <w:cs/>
        </w:rPr>
        <w:t xml:space="preserve">และ </w:t>
      </w:r>
      <w:r w:rsidRPr="00163C46">
        <w:rPr>
          <w:rFonts w:ascii="TH Sarabun New" w:hAnsi="TH Sarabun New"/>
          <w:sz w:val="32"/>
        </w:rPr>
        <w:t xml:space="preserve">struct.unpack(MEMBER_FORMAT, r) </w:t>
      </w:r>
      <w:r w:rsidRPr="00163C46">
        <w:rPr>
          <w:rFonts w:ascii="TH Sarabun New" w:hAnsi="TH Sarabun New"/>
          <w:sz w:val="32"/>
          <w:cs/>
        </w:rPr>
        <w:t>แปลงไบนารีเป็นค่าปกติ</w:t>
      </w:r>
    </w:p>
    <w:p w14:paraId="613DCE5E" w14:textId="77777777" w:rsidR="0078741B" w:rsidRPr="00163C46" w:rsidRDefault="0078741B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ถ้า </w:t>
      </w:r>
      <w:r w:rsidRPr="00163C46">
        <w:rPr>
          <w:rFonts w:ascii="TH Sarabun New" w:hAnsi="TH Sarabun New"/>
          <w:sz w:val="32"/>
        </w:rPr>
        <w:t>status == MEMBER_ACTIVE (</w:t>
      </w:r>
      <w:r w:rsidRPr="00163C46">
        <w:rPr>
          <w:rFonts w:ascii="TH Sarabun New" w:hAnsi="TH Sarabun New"/>
          <w:sz w:val="32"/>
          <w:cs/>
        </w:rPr>
        <w:t xml:space="preserve">สมาชิกยัง </w:t>
      </w:r>
      <w:r w:rsidRPr="00163C46">
        <w:rPr>
          <w:rFonts w:ascii="TH Sarabun New" w:hAnsi="TH Sarabun New"/>
          <w:sz w:val="32"/>
        </w:rPr>
        <w:t xml:space="preserve">active) </w:t>
      </w:r>
      <w:r w:rsidRPr="00163C46">
        <w:rPr>
          <w:rFonts w:ascii="Arial" w:hAnsi="Arial" w:cs="Arial"/>
          <w:sz w:val="32"/>
        </w:rPr>
        <w:t>→</w:t>
      </w:r>
      <w:r w:rsidRPr="00163C46">
        <w:rPr>
          <w:rFonts w:ascii="TH Sarabun New" w:hAnsi="TH Sarabun New"/>
          <w:sz w:val="32"/>
        </w:rPr>
        <w:t xml:space="preserve"> </w:t>
      </w:r>
      <w:r w:rsidRPr="00163C46">
        <w:rPr>
          <w:rFonts w:ascii="TH Sarabun New" w:hAnsi="TH Sarabun New"/>
          <w:sz w:val="32"/>
          <w:cs/>
        </w:rPr>
        <w:t xml:space="preserve">เก็บข้อมูลลง </w:t>
      </w:r>
      <w:r w:rsidRPr="00163C46">
        <w:rPr>
          <w:rFonts w:ascii="TH Sarabun New" w:hAnsi="TH Sarabun New"/>
          <w:sz w:val="32"/>
        </w:rPr>
        <w:t xml:space="preserve">members_dict </w:t>
      </w:r>
      <w:r w:rsidRPr="00163C46">
        <w:rPr>
          <w:rFonts w:ascii="TH Sarabun New" w:hAnsi="TH Sarabun New"/>
          <w:sz w:val="32"/>
          <w:cs/>
        </w:rPr>
        <w:t xml:space="preserve">โดยใช้ </w:t>
      </w:r>
      <w:r w:rsidRPr="00163C46">
        <w:rPr>
          <w:rFonts w:ascii="TH Sarabun New" w:hAnsi="TH Sarabun New"/>
          <w:sz w:val="32"/>
        </w:rPr>
        <w:t xml:space="preserve">member_id </w:t>
      </w:r>
      <w:r w:rsidRPr="00163C46">
        <w:rPr>
          <w:rFonts w:ascii="TH Sarabun New" w:hAnsi="TH Sarabun New"/>
          <w:sz w:val="32"/>
          <w:cs/>
        </w:rPr>
        <w:t xml:space="preserve">เป็น </w:t>
      </w:r>
      <w:r w:rsidRPr="00163C46">
        <w:rPr>
          <w:rFonts w:ascii="TH Sarabun New" w:hAnsi="TH Sarabun New"/>
          <w:sz w:val="32"/>
        </w:rPr>
        <w:t>key</w:t>
      </w:r>
    </w:p>
    <w:p w14:paraId="118E45BD" w14:textId="302245BB" w:rsidR="0078741B" w:rsidRPr="00163C46" w:rsidRDefault="0078741B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</w:rPr>
        <w:t xml:space="preserve">unpack_string() </w:t>
      </w:r>
      <w:r w:rsidRPr="00163C46">
        <w:rPr>
          <w:rFonts w:ascii="TH Sarabun New" w:hAnsi="TH Sarabun New"/>
          <w:sz w:val="32"/>
          <w:cs/>
        </w:rPr>
        <w:t xml:space="preserve">คาดว่าเป็นฟังก์ชันที่แปลงจาก </w:t>
      </w:r>
      <w:r w:rsidRPr="00163C46">
        <w:rPr>
          <w:rFonts w:ascii="TH Sarabun New" w:hAnsi="TH Sarabun New"/>
          <w:sz w:val="32"/>
        </w:rPr>
        <w:t xml:space="preserve">bytes </w:t>
      </w:r>
      <w:r w:rsidRPr="00163C46">
        <w:rPr>
          <w:rFonts w:ascii="Arial" w:hAnsi="Arial" w:cs="Arial"/>
          <w:sz w:val="32"/>
        </w:rPr>
        <w:t>→</w:t>
      </w:r>
      <w:r w:rsidRPr="00163C46">
        <w:rPr>
          <w:rFonts w:ascii="TH Sarabun New" w:hAnsi="TH Sarabun New"/>
          <w:sz w:val="32"/>
        </w:rPr>
        <w:t xml:space="preserve"> string </w:t>
      </w:r>
      <w:r w:rsidRPr="00163C46">
        <w:rPr>
          <w:rFonts w:ascii="TH Sarabun New" w:hAnsi="TH Sarabun New"/>
          <w:sz w:val="32"/>
          <w:cs/>
        </w:rPr>
        <w:t>และตัด</w:t>
      </w:r>
      <w:r w:rsidRPr="00163C46">
        <w:rPr>
          <w:rFonts w:ascii="TH Sarabun New" w:hAnsi="TH Sarabun New"/>
          <w:sz w:val="32"/>
        </w:rPr>
        <w:t xml:space="preserve">padding/NULL </w:t>
      </w:r>
      <w:r w:rsidRPr="00163C46">
        <w:rPr>
          <w:rFonts w:ascii="TH Sarabun New" w:hAnsi="TH Sarabun New"/>
          <w:sz w:val="32"/>
          <w:cs/>
        </w:rPr>
        <w:t>ออก</w:t>
      </w:r>
    </w:p>
    <w:p w14:paraId="61E66280" w14:textId="272BDBA3" w:rsidR="0078741B" w:rsidRDefault="00BA33D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A33D8">
        <w:rPr>
          <w:rFonts w:ascii="TH Sarabun New" w:hAnsi="TH Sarabun New"/>
          <w:sz w:val="32"/>
          <w:cs/>
        </w:rPr>
        <w:t>อ่านข้อมูลหนังสือและเก็บลง</w:t>
      </w:r>
      <w:r w:rsidRPr="00BA33D8">
        <w:rPr>
          <w:rFonts w:ascii="TH Sarabun New" w:hAnsi="TH Sarabun New"/>
          <w:sz w:val="32"/>
        </w:rPr>
        <w:t xml:space="preserve"> books_dict</w:t>
      </w:r>
    </w:p>
    <w:p w14:paraId="4C068745" w14:textId="36F06C80" w:rsidR="00BA33D8" w:rsidRPr="00BA33D8" w:rsidRDefault="00BA33D8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ทำงานคล้าย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members_dict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แต่เก็บ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book_id </w:t>
      </w:r>
      <w:r w:rsidRPr="00BA33D8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title</w:t>
      </w:r>
    </w:p>
    <w:p w14:paraId="31804845" w14:textId="73A03F23" w:rsidR="00BA33D8" w:rsidRPr="00BA33D8" w:rsidRDefault="00BA33D8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ใน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struct.unpack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โค้ดใช้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_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เพื่อข้ามฟิลด์ที่ไม่ต้องการ (เช่น 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ISBN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หรือ 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author)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แล้วเลือกเอา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title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เท่านั้น</w:t>
      </w:r>
    </w:p>
    <w:p w14:paraId="15DDE5AC" w14:textId="5A020208" w:rsidR="00BA33D8" w:rsidRPr="00BA33D8" w:rsidRDefault="00BA33D8" w:rsidP="00163C46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เก็บเฉพาะหนังสือที่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status == STATUS_ACTIVE</w:t>
      </w:r>
    </w:p>
    <w:p w14:paraId="1F29D9DE" w14:textId="316683F0" w:rsidR="00BA33D8" w:rsidRDefault="0078319B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78319B">
        <w:rPr>
          <w:rFonts w:ascii="TH Sarabun New" w:hAnsi="TH Sarabun New"/>
          <w:sz w:val="32"/>
          <w:cs/>
        </w:rPr>
        <w:t>เตรียมตัวนับสถิติและโครงสร้างเก็บการยืมของสมาชิก</w:t>
      </w:r>
    </w:p>
    <w:p w14:paraId="4E31EC5A" w14:textId="4A9119A0" w:rsidR="0078319B" w:rsidRPr="00163C46" w:rsidRDefault="0078319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สร้างตัวนับ: จำนวนการยืมทั้งหมด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จำนวนที่ยืมยังไม่คืน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จำนวนที่คืนแล้ว</w:t>
      </w:r>
    </w:p>
    <w:p w14:paraId="64D90173" w14:textId="219D841B" w:rsidR="0078319B" w:rsidRPr="00163C46" w:rsidRDefault="0078319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member_lendings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เพื่อเก็บข้อมูลการยืมแยกตามสมาชิก — โค้ดนี้ใช้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member_name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เป็น 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>key (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จะมีผลตามข้อสังเกตด้านล่าง)</w:t>
      </w:r>
    </w:p>
    <w:p w14:paraId="3E77EB1F" w14:textId="2B4EA3CA" w:rsidR="003736CF" w:rsidRPr="003736CF" w:rsidRDefault="00184D5E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84D5E">
        <w:rPr>
          <w:rFonts w:ascii="TH Sarabun New" w:hAnsi="TH Sarabun New"/>
          <w:sz w:val="32"/>
          <w:cs/>
        </w:rPr>
        <w:t>อ่านไฟล์การยืม (</w:t>
      </w:r>
      <w:r w:rsidRPr="00184D5E">
        <w:rPr>
          <w:rFonts w:ascii="TH Sarabun New" w:hAnsi="TH Sarabun New"/>
          <w:sz w:val="32"/>
        </w:rPr>
        <w:t xml:space="preserve">LENDINGS_FILE) </w:t>
      </w:r>
      <w:r w:rsidRPr="00184D5E">
        <w:rPr>
          <w:rFonts w:ascii="TH Sarabun New" w:hAnsi="TH Sarabun New"/>
          <w:sz w:val="32"/>
          <w:cs/>
        </w:rPr>
        <w:t>แล้วรวมข้อมูล</w:t>
      </w:r>
    </w:p>
    <w:p w14:paraId="1983CDFE" w14:textId="77777777" w:rsidR="003736CF" w:rsidRPr="00163C46" w:rsidRDefault="003736CF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อ่านทีละ </w:t>
      </w:r>
      <w:r w:rsidRPr="00163C46">
        <w:rPr>
          <w:rFonts w:ascii="TH Sarabun New" w:hAnsi="TH Sarabun New"/>
          <w:sz w:val="32"/>
        </w:rPr>
        <w:t xml:space="preserve">record </w:t>
      </w:r>
      <w:r w:rsidRPr="00163C46">
        <w:rPr>
          <w:rFonts w:ascii="TH Sarabun New" w:hAnsi="TH Sarabun New"/>
          <w:sz w:val="32"/>
          <w:cs/>
        </w:rPr>
        <w:t xml:space="preserve">ของการยืมและ </w:t>
      </w:r>
      <w:r w:rsidRPr="00163C46">
        <w:rPr>
          <w:rFonts w:ascii="TH Sarabun New" w:hAnsi="TH Sarabun New"/>
          <w:sz w:val="32"/>
        </w:rPr>
        <w:t xml:space="preserve">unpack </w:t>
      </w:r>
      <w:r w:rsidRPr="00163C46">
        <w:rPr>
          <w:rFonts w:ascii="TH Sarabun New" w:hAnsi="TH Sarabun New"/>
          <w:sz w:val="32"/>
          <w:cs/>
        </w:rPr>
        <w:t xml:space="preserve">เป็น </w:t>
      </w:r>
      <w:r w:rsidRPr="00163C46">
        <w:rPr>
          <w:rFonts w:ascii="TH Sarabun New" w:hAnsi="TH Sarabun New"/>
          <w:sz w:val="32"/>
        </w:rPr>
        <w:t>fields (</w:t>
      </w:r>
      <w:r w:rsidRPr="00163C46">
        <w:rPr>
          <w:rFonts w:ascii="TH Sarabun New" w:hAnsi="TH Sarabun New"/>
          <w:sz w:val="32"/>
          <w:cs/>
        </w:rPr>
        <w:t xml:space="preserve">รูปแบบขึ้นกับ </w:t>
      </w:r>
      <w:r w:rsidRPr="00163C46">
        <w:rPr>
          <w:rFonts w:ascii="TH Sarabun New" w:hAnsi="TH Sarabun New"/>
          <w:sz w:val="32"/>
        </w:rPr>
        <w:t>LENDING_FORMAT)</w:t>
      </w:r>
    </w:p>
    <w:p w14:paraId="708258EB" w14:textId="77777777" w:rsidR="003736CF" w:rsidRPr="00EB4DED" w:rsidRDefault="003736CF" w:rsidP="003736CF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</w:p>
    <w:p w14:paraId="539A32CB" w14:textId="77777777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</w:rPr>
        <w:lastRenderedPageBreak/>
        <w:t xml:space="preserve">status, _, bid, mid, _, _ — </w:t>
      </w:r>
      <w:r w:rsidRPr="00212810">
        <w:rPr>
          <w:rFonts w:ascii="TH Sarabun New" w:hAnsi="TH Sarabun New"/>
          <w:sz w:val="32"/>
          <w:cs/>
        </w:rPr>
        <w:t xml:space="preserve">สมมติว่า </w:t>
      </w:r>
      <w:r w:rsidRPr="00212810">
        <w:rPr>
          <w:rFonts w:ascii="TH Sarabun New" w:hAnsi="TH Sarabun New"/>
          <w:sz w:val="32"/>
        </w:rPr>
        <w:t>bid = book_id, mid = member_id</w:t>
      </w:r>
    </w:p>
    <w:p w14:paraId="5D9B86A9" w14:textId="77777777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เพิ่ม </w:t>
      </w:r>
      <w:r w:rsidRPr="00212810">
        <w:rPr>
          <w:rFonts w:ascii="TH Sarabun New" w:hAnsi="TH Sarabun New"/>
          <w:sz w:val="32"/>
        </w:rPr>
        <w:t xml:space="preserve">counters (total, borrowed, returned) </w:t>
      </w:r>
      <w:r w:rsidRPr="00212810">
        <w:rPr>
          <w:rFonts w:ascii="TH Sarabun New" w:hAnsi="TH Sarabun New"/>
          <w:sz w:val="32"/>
          <w:cs/>
        </w:rPr>
        <w:t xml:space="preserve">ตาม </w:t>
      </w:r>
      <w:r w:rsidRPr="00212810">
        <w:rPr>
          <w:rFonts w:ascii="TH Sarabun New" w:hAnsi="TH Sarabun New"/>
          <w:sz w:val="32"/>
        </w:rPr>
        <w:t xml:space="preserve">status </w:t>
      </w:r>
      <w:r w:rsidRPr="00212810">
        <w:rPr>
          <w:rFonts w:ascii="TH Sarabun New" w:hAnsi="TH Sarabun New"/>
          <w:sz w:val="32"/>
          <w:cs/>
        </w:rPr>
        <w:t xml:space="preserve">ของแต่ละ </w:t>
      </w:r>
      <w:r w:rsidRPr="00212810">
        <w:rPr>
          <w:rFonts w:ascii="TH Sarabun New" w:hAnsi="TH Sarabun New"/>
          <w:sz w:val="32"/>
        </w:rPr>
        <w:t>record</w:t>
      </w:r>
    </w:p>
    <w:p w14:paraId="3289F755" w14:textId="575023E2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หา </w:t>
      </w:r>
      <w:r w:rsidRPr="00212810">
        <w:rPr>
          <w:rFonts w:ascii="TH Sarabun New" w:hAnsi="TH Sarabun New"/>
          <w:sz w:val="32"/>
        </w:rPr>
        <w:t xml:space="preserve">member_info </w:t>
      </w:r>
      <w:r w:rsidRPr="00212810">
        <w:rPr>
          <w:rFonts w:ascii="TH Sarabun New" w:hAnsi="TH Sarabun New"/>
          <w:sz w:val="32"/>
          <w:cs/>
        </w:rPr>
        <w:t xml:space="preserve">จาก </w:t>
      </w:r>
      <w:r w:rsidRPr="00212810">
        <w:rPr>
          <w:rFonts w:ascii="TH Sarabun New" w:hAnsi="TH Sarabun New"/>
          <w:sz w:val="32"/>
        </w:rPr>
        <w:t xml:space="preserve">members_dict </w:t>
      </w:r>
      <w:r w:rsidRPr="00212810">
        <w:rPr>
          <w:rFonts w:ascii="TH Sarabun New" w:hAnsi="TH Sarabun New"/>
          <w:sz w:val="32"/>
          <w:cs/>
        </w:rPr>
        <w:t xml:space="preserve">โดยใช้ </w:t>
      </w:r>
      <w:r w:rsidRPr="00212810">
        <w:rPr>
          <w:rFonts w:ascii="TH Sarabun New" w:hAnsi="TH Sarabun New"/>
          <w:sz w:val="32"/>
        </w:rPr>
        <w:t xml:space="preserve">mid (member_id); </w:t>
      </w:r>
      <w:r w:rsidRPr="00212810">
        <w:rPr>
          <w:rFonts w:ascii="TH Sarabun New" w:hAnsi="TH Sarabun New"/>
          <w:sz w:val="32"/>
          <w:cs/>
        </w:rPr>
        <w:t xml:space="preserve">หากไม่เจอใช้ </w:t>
      </w:r>
      <w:r w:rsidRPr="00212810">
        <w:rPr>
          <w:rFonts w:ascii="TH Sarabun New" w:hAnsi="TH Sarabun New"/>
          <w:sz w:val="32"/>
        </w:rPr>
        <w:t>default '</w:t>
      </w:r>
      <w:r w:rsidRPr="00212810">
        <w:rPr>
          <w:rFonts w:ascii="TH Sarabun New" w:hAnsi="TH Sarabun New"/>
          <w:sz w:val="32"/>
          <w:cs/>
        </w:rPr>
        <w:t>ไม่ระบุ</w:t>
      </w:r>
      <w:r w:rsidRPr="00212810">
        <w:rPr>
          <w:rFonts w:ascii="TH Sarabun New" w:hAnsi="TH Sarabun New"/>
          <w:sz w:val="32"/>
        </w:rPr>
        <w:t xml:space="preserve">' </w:t>
      </w:r>
    </w:p>
    <w:p w14:paraId="71E24DF8" w14:textId="77777777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เก็บชื่อหนังสือจาก </w:t>
      </w:r>
      <w:r w:rsidRPr="00212810">
        <w:rPr>
          <w:rFonts w:ascii="TH Sarabun New" w:hAnsi="TH Sarabun New"/>
          <w:sz w:val="32"/>
        </w:rPr>
        <w:t xml:space="preserve">books_dict </w:t>
      </w:r>
      <w:r w:rsidRPr="00212810">
        <w:rPr>
          <w:rFonts w:ascii="TH Sarabun New" w:hAnsi="TH Sarabun New"/>
          <w:sz w:val="32"/>
          <w:cs/>
        </w:rPr>
        <w:t xml:space="preserve">ตาม </w:t>
      </w:r>
      <w:r w:rsidRPr="00212810">
        <w:rPr>
          <w:rFonts w:ascii="TH Sarabun New" w:hAnsi="TH Sarabun New"/>
          <w:sz w:val="32"/>
        </w:rPr>
        <w:t xml:space="preserve">bid (book_id) — </w:t>
      </w:r>
      <w:r w:rsidRPr="00212810">
        <w:rPr>
          <w:rFonts w:ascii="TH Sarabun New" w:hAnsi="TH Sarabun New"/>
          <w:sz w:val="32"/>
          <w:cs/>
        </w:rPr>
        <w:t>ถ้าไม่พบให้ใส่ข้อความ "ไม่พบชื่อหนังสือ"</w:t>
      </w:r>
    </w:p>
    <w:p w14:paraId="4C4CEEF4" w14:textId="21C02E99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เพิ่มชื่อหนังสือและสถานะลงใน </w:t>
      </w:r>
      <w:r w:rsidRPr="00212810">
        <w:rPr>
          <w:rFonts w:ascii="TH Sarabun New" w:hAnsi="TH Sarabun New"/>
          <w:sz w:val="32"/>
        </w:rPr>
        <w:t xml:space="preserve">list </w:t>
      </w:r>
      <w:r w:rsidRPr="00212810">
        <w:rPr>
          <w:rFonts w:ascii="TH Sarabun New" w:hAnsi="TH Sarabun New"/>
          <w:sz w:val="32"/>
          <w:cs/>
        </w:rPr>
        <w:t>ของสมาชิกคนนั้น (</w:t>
      </w:r>
      <w:r w:rsidRPr="00212810">
        <w:rPr>
          <w:rFonts w:ascii="TH Sarabun New" w:hAnsi="TH Sarabun New"/>
          <w:sz w:val="32"/>
        </w:rPr>
        <w:t xml:space="preserve">books </w:t>
      </w:r>
      <w:r w:rsidRPr="00212810">
        <w:rPr>
          <w:rFonts w:ascii="TH Sarabun New" w:hAnsi="TH Sarabun New"/>
          <w:sz w:val="32"/>
          <w:cs/>
        </w:rPr>
        <w:t xml:space="preserve">และ </w:t>
      </w:r>
      <w:r w:rsidRPr="00212810">
        <w:rPr>
          <w:rFonts w:ascii="TH Sarabun New" w:hAnsi="TH Sarabun New"/>
          <w:sz w:val="32"/>
        </w:rPr>
        <w:t>statuses)</w:t>
      </w:r>
    </w:p>
    <w:p w14:paraId="46D7E9A0" w14:textId="08B5ABE2" w:rsidR="003736CF" w:rsidRDefault="003736CF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36CF">
        <w:rPr>
          <w:rFonts w:ascii="TH Sarabun New" w:hAnsi="TH Sarabun New"/>
          <w:sz w:val="32"/>
          <w:cs/>
        </w:rPr>
        <w:t>สร้างบรรทัดของรายงานจาก</w:t>
      </w:r>
      <w:r w:rsidRPr="003736CF">
        <w:rPr>
          <w:rFonts w:ascii="TH Sarabun New" w:hAnsi="TH Sarabun New"/>
          <w:sz w:val="32"/>
        </w:rPr>
        <w:t xml:space="preserve"> member_lendings</w:t>
      </w:r>
    </w:p>
    <w:p w14:paraId="368525DA" w14:textId="399F1934" w:rsidR="004520CE" w:rsidRPr="004520CE" w:rsidRDefault="004520CE" w:rsidP="00212810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สำหรับแต่ละสมาชิก: รวมชื่อหนังสือที่ยืมเป็นสตริงเดียวด้วยคอมมา</w:t>
      </w:r>
    </w:p>
    <w:p w14:paraId="2D09EFE4" w14:textId="6046E09A" w:rsidR="004520CE" w:rsidRPr="004520CE" w:rsidRDefault="004520CE" w:rsidP="00212810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กำหนด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status_text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แบบเรียบง่าย: ถ้ามีอย่างน้อยหนึ่งสถานะ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STATUS_BORROWED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ให้แสดงว่า “ยืมอยู่” มิฉะนั้นแสดงว่า “คืนแล้ว”</w:t>
      </w:r>
    </w:p>
    <w:p w14:paraId="6C6092B1" w14:textId="7E54D2E9" w:rsidR="003736CF" w:rsidRPr="004520CE" w:rsidRDefault="004520CE" w:rsidP="00212810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ใส่บรรทัดเข้ากับ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lines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โดยจัดคอลัมน์ตามความกว้างที่กำหนด (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>:&lt;30, :&lt;18, :&lt;50, :&lt;12)</w:t>
      </w:r>
    </w:p>
    <w:p w14:paraId="4B0A8577" w14:textId="48F46A8D" w:rsidR="003736CF" w:rsidRDefault="00980DD5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>สรุปท้ายรายงานและเขียนไฟล์</w:t>
      </w:r>
    </w:p>
    <w:p w14:paraId="11F35FA3" w14:textId="24BF9A70" w:rsidR="00980DD5" w:rsidRPr="00980DD5" w:rsidRDefault="00980DD5" w:rsidP="00980DD5">
      <w:pPr>
        <w:pStyle w:val="ListParagraph"/>
        <w:spacing w:line="240" w:lineRule="auto"/>
        <w:ind w:left="0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 xml:space="preserve">เติมส่วน </w:t>
      </w:r>
      <w:r w:rsidRPr="00980DD5">
        <w:rPr>
          <w:rFonts w:ascii="TH Sarabun New" w:hAnsi="TH Sarabun New"/>
          <w:sz w:val="32"/>
        </w:rPr>
        <w:t xml:space="preserve">Summary (Total, Currently Borrowed, Already Returned) </w:t>
      </w:r>
      <w:r w:rsidRPr="00980DD5">
        <w:rPr>
          <w:rFonts w:ascii="TH Sarabun New" w:hAnsi="TH Sarabun New"/>
          <w:sz w:val="32"/>
          <w:cs/>
        </w:rPr>
        <w:t xml:space="preserve">ใน </w:t>
      </w:r>
      <w:r w:rsidRPr="00980DD5">
        <w:rPr>
          <w:rFonts w:ascii="TH Sarabun New" w:hAnsi="TH Sarabun New"/>
          <w:sz w:val="32"/>
        </w:rPr>
        <w:t>lines</w:t>
      </w:r>
    </w:p>
    <w:p w14:paraId="40A8B7C6" w14:textId="77777777" w:rsidR="00980DD5" w:rsidRPr="00980DD5" w:rsidRDefault="00980DD5" w:rsidP="00980DD5">
      <w:pPr>
        <w:spacing w:line="240" w:lineRule="auto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 xml:space="preserve">เปิดไฟล์ </w:t>
      </w:r>
      <w:r w:rsidRPr="00980DD5">
        <w:rPr>
          <w:rFonts w:ascii="TH Sarabun New" w:hAnsi="TH Sarabun New"/>
          <w:sz w:val="32"/>
        </w:rPr>
        <w:t xml:space="preserve">'library_report.txt' </w:t>
      </w:r>
      <w:r w:rsidRPr="00980DD5">
        <w:rPr>
          <w:rFonts w:ascii="TH Sarabun New" w:hAnsi="TH Sarabun New"/>
          <w:sz w:val="32"/>
          <w:cs/>
        </w:rPr>
        <w:t xml:space="preserve">ด้วย </w:t>
      </w:r>
      <w:r w:rsidRPr="00980DD5">
        <w:rPr>
          <w:rFonts w:ascii="TH Sarabun New" w:hAnsi="TH Sarabun New"/>
          <w:sz w:val="32"/>
        </w:rPr>
        <w:t>encoding='utf-</w:t>
      </w:r>
      <w:r w:rsidRPr="00980DD5">
        <w:rPr>
          <w:rFonts w:ascii="TH Sarabun New" w:hAnsi="TH Sarabun New"/>
          <w:sz w:val="32"/>
          <w:cs/>
        </w:rPr>
        <w:t>8</w:t>
      </w:r>
      <w:r w:rsidRPr="00980DD5">
        <w:rPr>
          <w:rFonts w:ascii="TH Sarabun New" w:hAnsi="TH Sarabun New"/>
          <w:sz w:val="32"/>
        </w:rPr>
        <w:t xml:space="preserve">' </w:t>
      </w:r>
      <w:r w:rsidRPr="00980DD5">
        <w:rPr>
          <w:rFonts w:ascii="TH Sarabun New" w:hAnsi="TH Sarabun New"/>
          <w:sz w:val="32"/>
          <w:cs/>
        </w:rPr>
        <w:t>แล้วเขียน "</w:t>
      </w:r>
      <w:r w:rsidRPr="00980DD5">
        <w:rPr>
          <w:rFonts w:ascii="TH Sarabun New" w:hAnsi="TH Sarabun New"/>
          <w:sz w:val="32"/>
        </w:rPr>
        <w:t xml:space="preserve">\n".join(lines) — </w:t>
      </w:r>
      <w:r w:rsidRPr="00980DD5">
        <w:rPr>
          <w:rFonts w:ascii="TH Sarabun New" w:hAnsi="TH Sarabun New"/>
          <w:sz w:val="32"/>
          <w:cs/>
        </w:rPr>
        <w:t xml:space="preserve">คือเอา </w:t>
      </w:r>
      <w:r w:rsidRPr="00980DD5">
        <w:rPr>
          <w:rFonts w:ascii="TH Sarabun New" w:hAnsi="TH Sarabun New"/>
          <w:sz w:val="32"/>
        </w:rPr>
        <w:t xml:space="preserve">list </w:t>
      </w:r>
      <w:r w:rsidRPr="00980DD5">
        <w:rPr>
          <w:rFonts w:ascii="TH Sarabun New" w:hAnsi="TH Sarabun New"/>
          <w:sz w:val="32"/>
          <w:cs/>
        </w:rPr>
        <w:t>ของบรรทัดมาต่อกันเป็นไฟล์ข้อความ</w:t>
      </w:r>
    </w:p>
    <w:p w14:paraId="53E9486E" w14:textId="22DC9A8C" w:rsidR="00980DD5" w:rsidRPr="00980DD5" w:rsidRDefault="00980DD5" w:rsidP="00980DD5">
      <w:pPr>
        <w:spacing w:line="240" w:lineRule="auto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>พิมพ์ข้อความยืนยันเมื่อเขียนเสร็จ</w:t>
      </w:r>
    </w:p>
    <w:p w14:paraId="07242774" w14:textId="42C07E7E" w:rsidR="00B210D4" w:rsidRPr="005B0B1C" w:rsidRDefault="00AE4695" w:rsidP="009423D3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noProof/>
          <w:sz w:val="32"/>
        </w:rPr>
        <w:lastRenderedPageBreak/>
        <w:drawing>
          <wp:anchor distT="0" distB="0" distL="114300" distR="114300" simplePos="0" relativeHeight="251661824" behindDoc="0" locked="0" layoutInCell="1" allowOverlap="1" wp14:anchorId="6D5617B0" wp14:editId="100216EC">
            <wp:simplePos x="0" y="0"/>
            <wp:positionH relativeFrom="column">
              <wp:posOffset>550817</wp:posOffset>
            </wp:positionH>
            <wp:positionV relativeFrom="paragraph">
              <wp:posOffset>216808</wp:posOffset>
            </wp:positionV>
            <wp:extent cx="4431030" cy="8112125"/>
            <wp:effectExtent l="76200" t="76200" r="140970" b="136525"/>
            <wp:wrapTopAndBottom/>
            <wp:docPr id="45147761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7611" name="รูปภาพ 451477611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5158" r="5395" b="3315"/>
                    <a:stretch/>
                  </pic:blipFill>
                  <pic:spPr bwMode="auto">
                    <a:xfrm>
                      <a:off x="0" y="0"/>
                      <a:ext cx="4431030" cy="811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36F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E1F44CB" wp14:editId="44CCE409">
                <wp:simplePos x="0" y="0"/>
                <wp:positionH relativeFrom="column">
                  <wp:posOffset>556260</wp:posOffset>
                </wp:positionH>
                <wp:positionV relativeFrom="paragraph">
                  <wp:posOffset>8462645</wp:posOffset>
                </wp:positionV>
                <wp:extent cx="4431030" cy="635"/>
                <wp:effectExtent l="0" t="0" r="0" b="0"/>
                <wp:wrapTopAndBottom/>
                <wp:docPr id="1815234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0428B" w14:textId="2BF87CF6" w:rsidR="0001136F" w:rsidRPr="0001136F" w:rsidRDefault="0001136F" w:rsidP="0001136F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93" w:name="_Toc210495228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10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D80418">
                              <w:t>generate_report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F44CB" id="_x0000_s1042" type="#_x0000_t202" style="position:absolute;left:0;text-align:left;margin-left:43.8pt;margin-top:666.35pt;width:348.9pt;height:.0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IlGgIAAEAEAAAOAAAAZHJzL2Uyb0RvYy54bWysU8Fu2zAMvQ/YPwi6L06arhi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Xl7O59N5xSSFLubf4w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" stroked="f">
                <v:textbox style="mso-fit-shape-to-text:t" inset="0,0,0,0">
                  <w:txbxContent>
                    <w:p w14:paraId="7D60428B" w14:textId="2BF87CF6" w:rsidR="0001136F" w:rsidRPr="0001136F" w:rsidRDefault="0001136F" w:rsidP="0001136F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4" w:name="_Toc210495228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10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D80418">
                        <w:t>generate_report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1E09AEC" w14:textId="51D8B988" w:rsidR="00B30FBC" w:rsidRDefault="00B30FBC" w:rsidP="009423D3">
      <w:pPr>
        <w:spacing w:line="240" w:lineRule="auto"/>
        <w:rPr>
          <w:rFonts w:ascii="TH Sarabun New" w:hAnsi="TH Sarabun New"/>
          <w:sz w:val="32"/>
        </w:rPr>
      </w:pPr>
      <w:r w:rsidRPr="00C11C04">
        <w:rPr>
          <w:rFonts w:ascii="TH Sarabun New" w:hAnsi="TH Sarabun New"/>
          <w:sz w:val="32"/>
        </w:rPr>
        <w:lastRenderedPageBreak/>
        <w:t xml:space="preserve">    4.2.5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main.py</w:t>
      </w:r>
    </w:p>
    <w:p w14:paraId="2652A83E" w14:textId="1B817595" w:rsidR="00D34161" w:rsidRPr="00E4264D" w:rsidRDefault="00D34161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5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1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Pr="00D34161">
        <w:rPr>
          <w:rFonts w:ascii="TH Sarabun New" w:hAnsi="TH Sarabun New"/>
          <w:sz w:val="32"/>
        </w:rPr>
        <w:t>main()</w:t>
      </w:r>
    </w:p>
    <w:p w14:paraId="4C0D137C" w14:textId="1B00F0EF" w:rsidR="00D34161" w:rsidRPr="00E4264D" w:rsidRDefault="00D34161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925CC5" w:rsidRPr="00925CC5">
        <w:rPr>
          <w:rFonts w:ascii="TH Sarabun New" w:hAnsi="TH Sarabun New"/>
          <w:sz w:val="32"/>
          <w:cs/>
        </w:rPr>
        <w:t>ควบคุมเมนูหลักของโปรแกรม</w:t>
      </w:r>
    </w:p>
    <w:p w14:paraId="2CB16865" w14:textId="77777777" w:rsidR="00D34161" w:rsidRPr="00E4264D" w:rsidRDefault="00D34161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60BD9A62" w14:textId="77777777" w:rsidR="00925CC5" w:rsidRDefault="00925CC5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925CC5">
        <w:rPr>
          <w:rFonts w:ascii="TH Sarabun New" w:hAnsi="TH Sarabun New"/>
          <w:sz w:val="32"/>
          <w:cs/>
        </w:rPr>
        <w:t xml:space="preserve">แสดงเมนูหลัก </w:t>
      </w:r>
      <w:r w:rsidRPr="00925CC5">
        <w:rPr>
          <w:rFonts w:ascii="TH Sarabun New" w:hAnsi="TH Sarabun New"/>
          <w:sz w:val="32"/>
        </w:rPr>
        <w:t xml:space="preserve">5 </w:t>
      </w:r>
      <w:r w:rsidRPr="00925CC5">
        <w:rPr>
          <w:rFonts w:ascii="TH Sarabun New" w:hAnsi="TH Sarabun New"/>
          <w:sz w:val="32"/>
          <w:cs/>
        </w:rPr>
        <w:t>ตัวเลือก</w:t>
      </w:r>
    </w:p>
    <w:p w14:paraId="6D899791" w14:textId="77777777" w:rsidR="00925CC5" w:rsidRDefault="00925CC5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925CC5">
        <w:rPr>
          <w:rFonts w:ascii="TH Sarabun New" w:hAnsi="TH Sarabun New"/>
          <w:sz w:val="32"/>
          <w:cs/>
        </w:rPr>
        <w:t>รับคำสั่งจากผู้ใช้</w:t>
      </w:r>
    </w:p>
    <w:p w14:paraId="77C21B2E" w14:textId="77777777" w:rsidR="001641FB" w:rsidRDefault="001641FB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1641FB">
        <w:rPr>
          <w:rFonts w:ascii="TH Sarabun New" w:hAnsi="TH Sarabun New"/>
          <w:sz w:val="32"/>
          <w:cs/>
        </w:rPr>
        <w:t>เรียกใช้ฟังก์ชันเมนูย่อย</w:t>
      </w:r>
    </w:p>
    <w:p w14:paraId="0F8393B5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'1'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books_menu() </w:t>
      </w:r>
    </w:p>
    <w:p w14:paraId="45C643D2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'2'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members_menu() </w:t>
      </w:r>
    </w:p>
    <w:p w14:paraId="6224AA8D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'3'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lendings_menu() </w:t>
      </w:r>
    </w:p>
    <w:p w14:paraId="33AFC634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'4'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generate_report() </w:t>
      </w:r>
    </w:p>
    <w:p w14:paraId="0424B6C0" w14:textId="1715E5B1" w:rsidR="00E0044D" w:rsidRPr="00ED28A8" w:rsidRDefault="00E0044D" w:rsidP="009423D3">
      <w:pPr>
        <w:spacing w:line="240" w:lineRule="auto"/>
        <w:ind w:left="2520"/>
        <w:rPr>
          <w:rFonts w:ascii="TH Sarabun New" w:hAnsi="TH Sarabun New"/>
          <w:sz w:val="32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'0'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E0044D">
        <w:rPr>
          <w:rFonts w:ascii="TH Sarabun New" w:eastAsia="Times New Roman" w:hAnsi="TH Sarabun New"/>
          <w:kern w:val="0"/>
          <w:sz w:val="32"/>
          <w:cs/>
          <w14:ligatures w14:val="none"/>
        </w:rPr>
        <w:t>ออกจากโปรแกรม</w:t>
      </w:r>
    </w:p>
    <w:p w14:paraId="4D525ECC" w14:textId="56130D89" w:rsidR="00B30FBC" w:rsidRDefault="00ED28A8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ED28A8">
        <w:rPr>
          <w:rFonts w:ascii="TH Sarabun New" w:hAnsi="TH Sarabun New"/>
          <w:sz w:val="32"/>
          <w:cs/>
        </w:rPr>
        <w:t>ใช้</w:t>
      </w:r>
      <w:r w:rsidRPr="00ED28A8">
        <w:rPr>
          <w:rFonts w:ascii="TH Sarabun New" w:hAnsi="TH Sarabun New"/>
          <w:sz w:val="32"/>
        </w:rPr>
        <w:t xml:space="preserve"> os.system('cls') </w:t>
      </w:r>
      <w:r w:rsidRPr="00ED28A8">
        <w:rPr>
          <w:rFonts w:ascii="TH Sarabun New" w:hAnsi="TH Sarabun New"/>
          <w:sz w:val="32"/>
          <w:cs/>
        </w:rPr>
        <w:t>ล้างหน้าจอเพื่อความสะอาด</w:t>
      </w:r>
    </w:p>
    <w:p w14:paraId="27C5F23D" w14:textId="76A55E5D" w:rsidR="0030587C" w:rsidRPr="00ED28A8" w:rsidRDefault="0030587C" w:rsidP="009423D3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</w:p>
    <w:p w14:paraId="1D343B61" w14:textId="7F09003F" w:rsidR="00471466" w:rsidRPr="00471466" w:rsidRDefault="00471466" w:rsidP="009423D3">
      <w:pPr>
        <w:spacing w:line="240" w:lineRule="auto"/>
      </w:pPr>
    </w:p>
    <w:p w14:paraId="4A0794C7" w14:textId="27BB5B48" w:rsidR="00115FA9" w:rsidRDefault="0001136F" w:rsidP="009423D3">
      <w:pPr>
        <w:spacing w:line="240" w:lineRule="auto"/>
        <w:jc w:val="both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9A99420" wp14:editId="37696DDB">
                <wp:simplePos x="0" y="0"/>
                <wp:positionH relativeFrom="column">
                  <wp:posOffset>574040</wp:posOffset>
                </wp:positionH>
                <wp:positionV relativeFrom="paragraph">
                  <wp:posOffset>6555740</wp:posOffset>
                </wp:positionV>
                <wp:extent cx="4548505" cy="635"/>
                <wp:effectExtent l="0" t="0" r="0" b="0"/>
                <wp:wrapTopAndBottom/>
                <wp:docPr id="20040685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6FC20" w14:textId="75527818" w:rsidR="0001136F" w:rsidRPr="0001136F" w:rsidRDefault="0001136F" w:rsidP="0001136F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95" w:name="_Toc210495229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677523">
                              <w:rPr>
                                <w:b/>
                                <w:bCs w:val="0"/>
                                <w:noProof/>
                              </w:rPr>
                              <w:t>11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D34161">
                              <w:t>main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99420" id="_x0000_s1043" type="#_x0000_t202" style="position:absolute;left:0;text-align:left;margin-left:45.2pt;margin-top:516.2pt;width:358.15pt;height: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MQGwIAAEAEAAAOAAAAZHJzL2Uyb0RvYy54bWysU8Fu2zAMvQ/YPwi6L066pi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" stroked="f">
                <v:textbox style="mso-fit-shape-to-text:t" inset="0,0,0,0">
                  <w:txbxContent>
                    <w:p w14:paraId="7046FC20" w14:textId="75527818" w:rsidR="0001136F" w:rsidRPr="0001136F" w:rsidRDefault="0001136F" w:rsidP="0001136F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6" w:name="_Toc210495229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677523">
                        <w:rPr>
                          <w:b/>
                          <w:bCs w:val="0"/>
                          <w:noProof/>
                        </w:rPr>
                        <w:t>11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D34161">
                        <w:t>main</w:t>
                      </w:r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587C">
        <w:rPr>
          <w:rFonts w:ascii="TH Sarabun New" w:hAnsi="TH Sarabun New" w:hint="cs"/>
          <w:noProof/>
          <w:sz w:val="32"/>
        </w:rPr>
        <w:drawing>
          <wp:anchor distT="0" distB="0" distL="114300" distR="114300" simplePos="0" relativeHeight="251660800" behindDoc="0" locked="0" layoutInCell="1" allowOverlap="1" wp14:anchorId="45464C43" wp14:editId="006FF514">
            <wp:simplePos x="0" y="0"/>
            <wp:positionH relativeFrom="column">
              <wp:posOffset>574284</wp:posOffset>
            </wp:positionH>
            <wp:positionV relativeFrom="paragraph">
              <wp:posOffset>361950</wp:posOffset>
            </wp:positionV>
            <wp:extent cx="4548505" cy="6136640"/>
            <wp:effectExtent l="76200" t="76200" r="137795" b="130810"/>
            <wp:wrapTopAndBottom/>
            <wp:docPr id="77427308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3085" name="รูปภาพ 774273085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2" t="10253" r="7954" b="6530"/>
                    <a:stretch/>
                  </pic:blipFill>
                  <pic:spPr bwMode="auto">
                    <a:xfrm>
                      <a:off x="0" y="0"/>
                      <a:ext cx="4548505" cy="613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C2B26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24870396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484FCAB9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79F89CA3" w14:textId="77777777" w:rsidR="00FC736B" w:rsidRDefault="00FC736B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</w:p>
    <w:p w14:paraId="2A1BB4F8" w14:textId="77777777" w:rsidR="00EB5EB2" w:rsidRDefault="00EB5EB2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</w:p>
    <w:p w14:paraId="7DFD8C14" w14:textId="11D8A867" w:rsidR="00EB5EB2" w:rsidRDefault="00EB5EB2" w:rsidP="009423D3">
      <w:pPr>
        <w:pStyle w:val="Heading1"/>
        <w:spacing w:line="240" w:lineRule="auto"/>
      </w:pPr>
      <w:r>
        <w:rPr>
          <w:rFonts w:hint="cs"/>
          <w:cs/>
        </w:rPr>
        <w:lastRenderedPageBreak/>
        <w:t xml:space="preserve"> </w:t>
      </w:r>
      <w:r w:rsidR="006159E8">
        <w:rPr>
          <w:cs/>
        </w:rPr>
        <w:br/>
      </w:r>
      <w:bookmarkStart w:id="97" w:name="_Toc210379721"/>
      <w:bookmarkStart w:id="98" w:name="_Toc210387091"/>
      <w:r>
        <w:rPr>
          <w:rFonts w:hint="cs"/>
          <w:cs/>
        </w:rPr>
        <w:t>สรุป</w:t>
      </w:r>
      <w:r w:rsidR="001957D2">
        <w:rPr>
          <w:rFonts w:hint="cs"/>
          <w:cs/>
        </w:rPr>
        <w:t>ผลการดำเนินงานและข้อเสนอแนะ</w:t>
      </w:r>
      <w:bookmarkEnd w:id="97"/>
      <w:bookmarkEnd w:id="98"/>
    </w:p>
    <w:p w14:paraId="3D6BEBEC" w14:textId="14113ED9" w:rsidR="001957D2" w:rsidRDefault="001957D2" w:rsidP="009423D3">
      <w:pPr>
        <w:pStyle w:val="Heading2"/>
        <w:spacing w:line="240" w:lineRule="auto"/>
      </w:pPr>
      <w:bookmarkStart w:id="99" w:name="_Toc210379722"/>
      <w:bookmarkStart w:id="100" w:name="_Toc210387092"/>
      <w:r>
        <w:rPr>
          <w:rFonts w:hint="cs"/>
          <w:cs/>
        </w:rPr>
        <w:t>สรุปผลการดำเนินงาน</w:t>
      </w:r>
      <w:bookmarkEnd w:id="99"/>
      <w:bookmarkEnd w:id="100"/>
    </w:p>
    <w:p w14:paraId="7904DD98" w14:textId="273A6D07" w:rsidR="00FA60BF" w:rsidRPr="00FA60BF" w:rsidRDefault="00FA60BF" w:rsidP="009423D3">
      <w:p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ระบบจัดการห้องสมุด </w:t>
      </w:r>
      <w:r w:rsidRPr="00FA60BF">
        <w:rPr>
          <w:rFonts w:ascii="TH Sarabun New" w:hAnsi="TH Sarabun New"/>
          <w:sz w:val="32"/>
        </w:rPr>
        <w:t xml:space="preserve">PyLibMan </w:t>
      </w:r>
      <w:r w:rsidRPr="00FA60BF">
        <w:rPr>
          <w:rFonts w:ascii="TH Sarabun New" w:hAnsi="TH Sarabun New"/>
          <w:sz w:val="32"/>
          <w:cs/>
        </w:rPr>
        <w:t>ได้รับการพัฒนาสำเร็จครบถ้วนตามวัตถุประสงค์ที่กำหนดไว้ โดยมีผลการดำเนินงานดังนี้</w:t>
      </w:r>
    </w:p>
    <w:p w14:paraId="4AB5F5E5" w14:textId="32078071" w:rsidR="00FA60BF" w:rsidRPr="00A127D0" w:rsidRDefault="00A127D0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</w:t>
      </w:r>
      <w:r w:rsidR="00FA60BF" w:rsidRPr="00A127D0">
        <w:rPr>
          <w:rFonts w:ascii="TH Sarabun New" w:hAnsi="TH Sarabun New"/>
          <w:sz w:val="32"/>
        </w:rPr>
        <w:t xml:space="preserve">5.1.1 </w:t>
      </w:r>
      <w:r w:rsidR="00FA60BF" w:rsidRPr="00A127D0">
        <w:rPr>
          <w:rFonts w:ascii="TH Sarabun New" w:hAnsi="TH Sarabun New"/>
          <w:sz w:val="32"/>
          <w:cs/>
        </w:rPr>
        <w:t>ฟังก์ชันการทำงานหลัก</w:t>
      </w:r>
    </w:p>
    <w:p w14:paraId="41A73EC3" w14:textId="77777777" w:rsidR="00FA60BF" w:rsidRPr="00FA60BF" w:rsidRDefault="00FA60BF" w:rsidP="009423D3">
      <w:p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ระบบสามารถทำงานได้ครบทั้ง </w:t>
      </w:r>
      <w:r w:rsidRPr="00FA60BF">
        <w:rPr>
          <w:rFonts w:ascii="TH Sarabun New" w:hAnsi="TH Sarabun New"/>
          <w:sz w:val="32"/>
        </w:rPr>
        <w:t xml:space="preserve">4 </w:t>
      </w:r>
      <w:r w:rsidRPr="00FA60BF">
        <w:rPr>
          <w:rFonts w:ascii="TH Sarabun New" w:hAnsi="TH Sarabun New"/>
          <w:sz w:val="32"/>
          <w:cs/>
        </w:rPr>
        <w:t>ส่วนหลัก ได้แก่:</w:t>
      </w:r>
    </w:p>
    <w:p w14:paraId="481FA03F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การจัดการหนังสือ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สามารถเพิ่ม แสดง แก้ไข และลบข้อมูลหนังสือได้อย่างสมบูรณ์</w:t>
      </w:r>
    </w:p>
    <w:p w14:paraId="00536FD3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การจัดการสมาชิก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 xml:space="preserve">จัดเก็บข้อมูลสมาชิกพร้อมรองรับการแก้ไขและลบแบบ </w:t>
      </w:r>
      <w:r w:rsidRPr="00FA60BF">
        <w:rPr>
          <w:rFonts w:ascii="TH Sarabun New" w:hAnsi="TH Sarabun New"/>
          <w:sz w:val="32"/>
        </w:rPr>
        <w:t>Soft Delete</w:t>
      </w:r>
    </w:p>
    <w:p w14:paraId="1BF5AA73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การจัดการยืม-คืน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มีระบบคำนวณค่าปรับอัตโนมัติและจัดการสต็อกหนังสืออย่างถูกต้อง</w:t>
      </w:r>
    </w:p>
    <w:p w14:paraId="3A98CB7B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การสร้างรายงาน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สร้างรายงานสรุปข้อมูลการยืม-คืนได้อย่างครบถ้วนและอ่านง่าย</w:t>
      </w:r>
    </w:p>
    <w:p w14:paraId="12C2FD69" w14:textId="77777777" w:rsidR="00FA60BF" w:rsidRPr="00FA60BF" w:rsidRDefault="00FA60BF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5.1.2 </w:t>
      </w:r>
      <w:r w:rsidRPr="00FA60BF">
        <w:rPr>
          <w:rFonts w:ascii="TH Sarabun New" w:hAnsi="TH Sarabun New"/>
          <w:sz w:val="32"/>
          <w:cs/>
        </w:rPr>
        <w:t>เทคโนโลยีที่ใช้</w:t>
      </w:r>
    </w:p>
    <w:p w14:paraId="5D8062CF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ใช้โมดูล</w:t>
      </w:r>
      <w:r w:rsidRPr="00FA60BF">
        <w:rPr>
          <w:rFonts w:ascii="TH Sarabun New" w:hAnsi="TH Sarabun New"/>
          <w:sz w:val="32"/>
        </w:rPr>
        <w:t xml:space="preserve"> struct </w:t>
      </w:r>
      <w:r w:rsidRPr="00FA60BF">
        <w:rPr>
          <w:rFonts w:ascii="TH Sarabun New" w:hAnsi="TH Sarabun New"/>
          <w:sz w:val="32"/>
          <w:cs/>
        </w:rPr>
        <w:t xml:space="preserve">ในการจัดการ </w:t>
      </w:r>
      <w:r w:rsidRPr="00FA60BF">
        <w:rPr>
          <w:rFonts w:ascii="TH Sarabun New" w:hAnsi="TH Sarabun New"/>
          <w:sz w:val="32"/>
        </w:rPr>
        <w:t xml:space="preserve">Binary File </w:t>
      </w:r>
      <w:r w:rsidRPr="00FA60BF">
        <w:rPr>
          <w:rFonts w:ascii="TH Sarabun New" w:hAnsi="TH Sarabun New"/>
          <w:sz w:val="32"/>
          <w:cs/>
        </w:rPr>
        <w:t>ทำให้ข้อมูลมีขนาดเล็กและเข้าถึงได้เร็ว</w:t>
      </w:r>
    </w:p>
    <w:p w14:paraId="215B8BD9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ใช้ </w:t>
      </w:r>
      <w:r w:rsidRPr="00FA60BF">
        <w:rPr>
          <w:rFonts w:ascii="TH Sarabun New" w:hAnsi="TH Sarabun New"/>
          <w:sz w:val="32"/>
        </w:rPr>
        <w:t xml:space="preserve">Timestamp </w:t>
      </w:r>
      <w:r w:rsidRPr="00FA60BF">
        <w:rPr>
          <w:rFonts w:ascii="TH Sarabun New" w:hAnsi="TH Sarabun New"/>
          <w:sz w:val="32"/>
          <w:cs/>
        </w:rPr>
        <w:t>ในการบันทึกวันเวลา ทำให้คำนวณค่าปรับได้แม่นยำ</w:t>
      </w:r>
    </w:p>
    <w:p w14:paraId="5010C5D8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ออกแบบโครงสร้างโค้ดแบบแยกโมดูล (</w:t>
      </w:r>
      <w:r w:rsidRPr="00FA60BF">
        <w:rPr>
          <w:rFonts w:ascii="TH Sarabun New" w:hAnsi="TH Sarabun New"/>
          <w:sz w:val="32"/>
        </w:rPr>
        <w:t xml:space="preserve">Modular Design) </w:t>
      </w:r>
      <w:r w:rsidRPr="00FA60BF">
        <w:rPr>
          <w:rFonts w:ascii="TH Sarabun New" w:hAnsi="TH Sarabun New"/>
          <w:sz w:val="32"/>
          <w:cs/>
        </w:rPr>
        <w:t>ทำให้ง่ายต่อการดูแลและพัฒนาเพิ่มเติม</w:t>
      </w:r>
    </w:p>
    <w:p w14:paraId="2E82CA49" w14:textId="77777777" w:rsidR="00FA60BF" w:rsidRPr="00FA60BF" w:rsidRDefault="00FA60BF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5.1.3 </w:t>
      </w:r>
      <w:r w:rsidRPr="00FA60BF">
        <w:rPr>
          <w:rFonts w:ascii="TH Sarabun New" w:hAnsi="TH Sarabun New"/>
          <w:sz w:val="32"/>
          <w:cs/>
        </w:rPr>
        <w:t>จุดเด่นของระบบ</w:t>
      </w:r>
    </w:p>
    <w:p w14:paraId="6A970BB0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Auto ID Generation - </w:t>
      </w:r>
      <w:r w:rsidRPr="00FA60BF">
        <w:rPr>
          <w:rFonts w:ascii="TH Sarabun New" w:hAnsi="TH Sarabun New"/>
          <w:sz w:val="32"/>
          <w:cs/>
        </w:rPr>
        <w:t xml:space="preserve">ระบบสร้าง </w:t>
      </w:r>
      <w:r w:rsidRPr="00FA60BF">
        <w:rPr>
          <w:rFonts w:ascii="TH Sarabun New" w:hAnsi="TH Sarabun New"/>
          <w:sz w:val="32"/>
        </w:rPr>
        <w:t xml:space="preserve">ID </w:t>
      </w:r>
      <w:r w:rsidRPr="00FA60BF">
        <w:rPr>
          <w:rFonts w:ascii="TH Sarabun New" w:hAnsi="TH Sarabun New"/>
          <w:sz w:val="32"/>
          <w:cs/>
        </w:rPr>
        <w:t xml:space="preserve">อัตโนมัติจาก </w:t>
      </w:r>
      <w:r w:rsidRPr="00FA60BF">
        <w:rPr>
          <w:rFonts w:ascii="TH Sarabun New" w:hAnsi="TH Sarabun New"/>
          <w:sz w:val="32"/>
        </w:rPr>
        <w:t xml:space="preserve">record </w:t>
      </w:r>
      <w:r w:rsidRPr="00FA60BF">
        <w:rPr>
          <w:rFonts w:ascii="TH Sarabun New" w:hAnsi="TH Sarabun New"/>
          <w:sz w:val="32"/>
          <w:cs/>
        </w:rPr>
        <w:t>สุดท้าย ไม่ต้องกังวลเรื่องการซ้ำกัน</w:t>
      </w:r>
    </w:p>
    <w:p w14:paraId="3FA84F7B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Soft Delete - </w:t>
      </w:r>
      <w:r w:rsidRPr="00FA60BF">
        <w:rPr>
          <w:rFonts w:ascii="TH Sarabun New" w:hAnsi="TH Sarabun New"/>
          <w:sz w:val="32"/>
          <w:cs/>
        </w:rPr>
        <w:t>ข้อมูลที่ลบยังคงอยู่ในไฟล์ สามารถกู้คืนได้ในภายหลัง</w:t>
      </w:r>
    </w:p>
    <w:p w14:paraId="36FDF4C8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การจัดการสต็อกอัตโนมัติ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ระบบปรับจำนวนหนังสือเมื่อมีการยืม-คืนโดยอัตโนมัติ</w:t>
      </w:r>
    </w:p>
    <w:p w14:paraId="3136E8C3" w14:textId="5A996282" w:rsidR="00FA60BF" w:rsidRPr="00A127D0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รายงานแบบรวมกลุ่ม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จัดกลุ่มหนังสือหลายเล่มของสมาชิกเดียวกันไว้ด้วยกัน อ่านเข้าใจง่าย</w:t>
      </w:r>
    </w:p>
    <w:p w14:paraId="6FD5067B" w14:textId="526958A9" w:rsidR="001957D2" w:rsidRDefault="00961E66" w:rsidP="009423D3">
      <w:pPr>
        <w:pStyle w:val="Heading2"/>
        <w:spacing w:line="240" w:lineRule="auto"/>
      </w:pPr>
      <w:bookmarkStart w:id="101" w:name="_Toc210379723"/>
      <w:bookmarkStart w:id="102" w:name="_Toc210387093"/>
      <w:r>
        <w:rPr>
          <w:rFonts w:hint="cs"/>
          <w:cs/>
        </w:rPr>
        <w:t>ปัญ</w:t>
      </w:r>
      <w:r w:rsidR="00407B0E">
        <w:rPr>
          <w:rFonts w:hint="cs"/>
          <w:cs/>
        </w:rPr>
        <w:t>หา</w:t>
      </w:r>
      <w:r>
        <w:rPr>
          <w:rFonts w:hint="cs"/>
          <w:cs/>
        </w:rPr>
        <w:t>และอุปสรรคในการดำเนินงาน</w:t>
      </w:r>
      <w:bookmarkEnd w:id="101"/>
      <w:bookmarkEnd w:id="102"/>
    </w:p>
    <w:p w14:paraId="2BF8F208" w14:textId="2EF8BE55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t xml:space="preserve">     </w:t>
      </w:r>
      <w:r w:rsidRPr="00780BBF">
        <w:t xml:space="preserve">5.2.1 </w:t>
      </w:r>
      <w:r w:rsidRPr="00780BBF">
        <w:rPr>
          <w:cs/>
        </w:rPr>
        <w:t>ปัญหาด้านการเข้ารหัส (</w:t>
      </w:r>
      <w:r w:rsidRPr="00780BBF">
        <w:t>Encoding)</w:t>
      </w:r>
    </w:p>
    <w:p w14:paraId="0869D87A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การจัดการข้อความภาษาไทยใน </w:t>
      </w:r>
      <w:r w:rsidRPr="00780BBF">
        <w:rPr>
          <w:rFonts w:ascii="TH Sarabun New" w:hAnsi="TH Sarabun New" w:cs="TH Sarabun New"/>
          <w:sz w:val="32"/>
          <w:szCs w:val="32"/>
        </w:rPr>
        <w:t xml:space="preserve">Binary File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มีปัญหาเรื่องการเข้ารหัส </w:t>
      </w:r>
      <w:r w:rsidRPr="00780BBF">
        <w:rPr>
          <w:rFonts w:ascii="TH Sarabun New" w:hAnsi="TH Sarabun New" w:cs="TH Sarabun New"/>
          <w:sz w:val="32"/>
          <w:szCs w:val="32"/>
        </w:rPr>
        <w:t xml:space="preserve">UTF-8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Pr="00780BBF">
        <w:rPr>
          <w:rFonts w:ascii="TH Sarabun New" w:hAnsi="TH Sarabun New" w:cs="TH Sarabun New"/>
          <w:sz w:val="32"/>
          <w:szCs w:val="32"/>
        </w:rPr>
        <w:t xml:space="preserve">3 bytes </w:t>
      </w:r>
      <w:r w:rsidRPr="00780BBF">
        <w:rPr>
          <w:rFonts w:ascii="TH Sarabun New" w:hAnsi="TH Sarabun New" w:cs="TH Sarabun New"/>
          <w:sz w:val="32"/>
          <w:szCs w:val="32"/>
          <w:cs/>
        </w:rPr>
        <w:t>ต่อตัวอักษร</w:t>
      </w:r>
    </w:p>
    <w:p w14:paraId="5FA2834E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lastRenderedPageBreak/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กำหนดขนาด </w:t>
      </w:r>
      <w:r w:rsidRPr="00780BBF">
        <w:rPr>
          <w:rFonts w:ascii="TH Sarabun New" w:hAnsi="TH Sarabun New" w:cs="TH Sarabun New"/>
          <w:sz w:val="32"/>
          <w:szCs w:val="32"/>
        </w:rPr>
        <w:t xml:space="preserve">field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ให้ใหญ่พอ (เช่น ชื่อหนังสือ </w:t>
      </w:r>
      <w:r w:rsidRPr="00780BBF">
        <w:rPr>
          <w:rFonts w:ascii="TH Sarabun New" w:hAnsi="TH Sarabun New" w:cs="TH Sarabun New"/>
          <w:sz w:val="32"/>
          <w:szCs w:val="32"/>
        </w:rPr>
        <w:t xml:space="preserve">128 bytes) </w:t>
      </w:r>
      <w:r w:rsidRPr="00780BBF">
        <w:rPr>
          <w:rFonts w:ascii="TH Sarabun New" w:hAnsi="TH Sarabun New" w:cs="TH Sarabun New"/>
          <w:sz w:val="32"/>
          <w:szCs w:val="32"/>
          <w:cs/>
        </w:rPr>
        <w:t>เพื่อรองรับอักษรไทย และใช้ฟังก์ชัน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pack_string()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ที่ตัดข้อความให้พอดีกับขนาดที่กำหนด</w:t>
      </w:r>
    </w:p>
    <w:p w14:paraId="78943002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794" w:firstLine="340"/>
      </w:pPr>
      <w:r w:rsidRPr="00780BBF">
        <w:t xml:space="preserve">5.2.2 </w:t>
      </w:r>
      <w:r w:rsidRPr="00780BBF">
        <w:rPr>
          <w:cs/>
        </w:rPr>
        <w:t>ปัญหาการจัดการตำแหน่งในไฟล์</w:t>
      </w:r>
    </w:p>
    <w:p w14:paraId="6802B369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780BBF">
        <w:rPr>
          <w:rFonts w:ascii="TH Sarabun New" w:hAnsi="TH Sarabun New" w:cs="TH Sarabun New"/>
          <w:sz w:val="32"/>
          <w:szCs w:val="32"/>
        </w:rPr>
        <w:t xml:space="preserve">seek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780BBF">
        <w:rPr>
          <w:rFonts w:ascii="TH Sarabun New" w:hAnsi="TH Sarabun New" w:cs="TH Sarabun New"/>
          <w:sz w:val="32"/>
          <w:szCs w:val="32"/>
        </w:rPr>
        <w:t xml:space="preserve">write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ในตำแหน่งที่ไม่ถูกต้องอาจทำให้ข้อมูลเสียหายหรือเขียนทับผิด </w:t>
      </w:r>
      <w:r w:rsidRPr="00780BBF">
        <w:rPr>
          <w:rFonts w:ascii="TH Sarabun New" w:hAnsi="TH Sarabun New" w:cs="TH Sarabun New"/>
          <w:sz w:val="32"/>
          <w:szCs w:val="32"/>
        </w:rPr>
        <w:t>record</w:t>
      </w:r>
    </w:p>
    <w:p w14:paraId="4AA9B88F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f.tell()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บันทึกตำแหน่งก่อนอ่านทุกครั้ง และใช้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f.seek(pos)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กลับไปตำแหน่งเดิมก่อนเขียนข้อมูล</w:t>
      </w:r>
    </w:p>
    <w:p w14:paraId="6C1A11A0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227" w:firstLine="907"/>
      </w:pPr>
      <w:r w:rsidRPr="00780BBF">
        <w:t xml:space="preserve">5.2.3 </w:t>
      </w:r>
      <w:r w:rsidRPr="00780BBF">
        <w:rPr>
          <w:cs/>
        </w:rPr>
        <w:t xml:space="preserve">ปัญหาการคำนวณขนาด </w:t>
      </w:r>
      <w:r w:rsidRPr="00780BBF">
        <w:t>Record</w:t>
      </w:r>
    </w:p>
    <w:p w14:paraId="3F23127F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การคำนวณขนาด </w:t>
      </w:r>
      <w:r w:rsidRPr="00780BBF">
        <w:rPr>
          <w:rFonts w:ascii="TH Sarabun New" w:hAnsi="TH Sarabun New" w:cs="TH Sarabun New"/>
          <w:sz w:val="32"/>
          <w:szCs w:val="32"/>
        </w:rPr>
        <w:t xml:space="preserve">record </w:t>
      </w:r>
      <w:r w:rsidRPr="00780BBF">
        <w:rPr>
          <w:rFonts w:ascii="TH Sarabun New" w:hAnsi="TH Sarabun New" w:cs="TH Sarabun New"/>
          <w:sz w:val="32"/>
          <w:szCs w:val="32"/>
          <w:cs/>
        </w:rPr>
        <w:t>ผิดพลาดอาจทำให้อ่านข้อมูลไม่ครบหรือเกิน</w:t>
      </w:r>
    </w:p>
    <w:p w14:paraId="3F897737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struct.calcsize()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คำนวณขนาดอัตโนมัติจาก </w:t>
      </w:r>
      <w:r w:rsidRPr="00780BBF">
        <w:rPr>
          <w:rFonts w:ascii="TH Sarabun New" w:hAnsi="TH Sarabun New" w:cs="TH Sarabun New"/>
          <w:sz w:val="32"/>
          <w:szCs w:val="32"/>
        </w:rPr>
        <w:t xml:space="preserve">format string </w:t>
      </w:r>
      <w:r w:rsidRPr="00780BBF">
        <w:rPr>
          <w:rFonts w:ascii="TH Sarabun New" w:hAnsi="TH Sarabun New" w:cs="TH Sarabun New"/>
          <w:sz w:val="32"/>
          <w:szCs w:val="32"/>
          <w:cs/>
        </w:rPr>
        <w:t>แทนการคำนวณเอง</w:t>
      </w:r>
    </w:p>
    <w:p w14:paraId="17AF5419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227" w:firstLine="907"/>
      </w:pPr>
      <w:r w:rsidRPr="00780BBF">
        <w:t xml:space="preserve">5.2.4 </w:t>
      </w:r>
      <w:r w:rsidRPr="00780BBF">
        <w:rPr>
          <w:cs/>
        </w:rPr>
        <w:t>ปัญหาการแสดงผลในรายงาน</w:t>
      </w:r>
    </w:p>
    <w:p w14:paraId="3C39F1C3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รายงานที่มีหนังสือหลายเล่มต่อคนทำให้ตารางยาวและอ่านยาก</w:t>
      </w:r>
    </w:p>
    <w:p w14:paraId="73ED5942" w14:textId="156E722C" w:rsidR="00780BBF" w:rsidRPr="00CA545B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ใช้วิธีรวมชื่อหนังสือหลายเล่มเป็น </w:t>
      </w:r>
      <w:r w:rsidRPr="00780BBF">
        <w:rPr>
          <w:rFonts w:ascii="TH Sarabun New" w:hAnsi="TH Sarabun New" w:cs="TH Sarabun New"/>
          <w:sz w:val="32"/>
          <w:szCs w:val="32"/>
        </w:rPr>
        <w:t xml:space="preserve">string </w:t>
      </w:r>
      <w:r w:rsidRPr="00780BBF">
        <w:rPr>
          <w:rFonts w:ascii="TH Sarabun New" w:hAnsi="TH Sarabun New" w:cs="TH Sarabun New"/>
          <w:sz w:val="32"/>
          <w:szCs w:val="32"/>
          <w:cs/>
        </w:rPr>
        <w:t>เดียวด้วย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", ".join()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และกำหนดสถานะรวมจากทุกเล่มที่ยืม</w:t>
      </w:r>
    </w:p>
    <w:p w14:paraId="1573508C" w14:textId="25117758" w:rsidR="00961E66" w:rsidRDefault="00961E66" w:rsidP="009423D3">
      <w:pPr>
        <w:pStyle w:val="Heading2"/>
        <w:spacing w:line="240" w:lineRule="auto"/>
      </w:pPr>
      <w:bookmarkStart w:id="103" w:name="_Toc210379724"/>
      <w:bookmarkStart w:id="104" w:name="_Toc210387094"/>
      <w:r>
        <w:rPr>
          <w:rFonts w:hint="cs"/>
          <w:cs/>
        </w:rPr>
        <w:t>ข้อเสนอแนะ</w:t>
      </w:r>
      <w:bookmarkEnd w:id="103"/>
      <w:bookmarkEnd w:id="104"/>
    </w:p>
    <w:p w14:paraId="4B40341A" w14:textId="0A8CFBB8" w:rsidR="00DB79B9" w:rsidRDefault="00DB79B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5.3.1</w:t>
      </w:r>
      <w:r w:rsidR="006E79CB">
        <w:rPr>
          <w:rFonts w:ascii="TH Sarabun New" w:hAnsi="TH Sarabun New"/>
          <w:sz w:val="32"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เพิ่มระบบค้นหา</w:t>
      </w:r>
      <w:r w:rsidR="006E79CB">
        <w:rPr>
          <w:rFonts w:ascii="TH Sarabun New" w:hAnsi="TH Sarabun New" w:hint="cs"/>
          <w:sz w:val="32"/>
          <w:cs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ค้นหาหนังสือตามชื่อหรือผู้แต่ง</w:t>
      </w:r>
      <w:r w:rsidR="006E79CB">
        <w:rPr>
          <w:rFonts w:ascii="TH Sarabun New" w:hAnsi="TH Sarabun New" w:hint="cs"/>
          <w:sz w:val="32"/>
          <w:cs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ค้นหาสมาชิกตามชื่อหรือเบอร์โทร</w:t>
      </w:r>
    </w:p>
    <w:p w14:paraId="633FA1D4" w14:textId="336A542C" w:rsidR="00DB79B9" w:rsidRDefault="00DB79B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5.3.2</w:t>
      </w:r>
      <w:r w:rsidR="00E61AA9">
        <w:rPr>
          <w:rFonts w:ascii="TH Sarabun New" w:hAnsi="TH Sarabun New"/>
          <w:sz w:val="32"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>เพิ่มระบบจัดการผู้ใช้</w:t>
      </w:r>
      <w:r w:rsidR="00E61AA9">
        <w:rPr>
          <w:rFonts w:ascii="TH Sarabun New" w:hAnsi="TH Sarabun New" w:hint="cs"/>
          <w:sz w:val="32"/>
          <w:cs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 xml:space="preserve">แยกระดับผู้ใช้เป็น </w:t>
      </w:r>
      <w:r w:rsidR="00E61AA9" w:rsidRPr="00E61AA9">
        <w:rPr>
          <w:rFonts w:ascii="TH Sarabun New" w:hAnsi="TH Sarabun New"/>
          <w:sz w:val="32"/>
        </w:rPr>
        <w:t xml:space="preserve">Admin </w:t>
      </w:r>
      <w:r w:rsidR="00E61AA9" w:rsidRPr="00E61AA9">
        <w:rPr>
          <w:rFonts w:ascii="TH Sarabun New" w:hAnsi="TH Sarabun New"/>
          <w:sz w:val="32"/>
          <w:cs/>
        </w:rPr>
        <w:t xml:space="preserve">และ </w:t>
      </w:r>
      <w:r w:rsidR="00E61AA9" w:rsidRPr="00E61AA9">
        <w:rPr>
          <w:rFonts w:ascii="TH Sarabun New" w:hAnsi="TH Sarabun New"/>
          <w:sz w:val="32"/>
        </w:rPr>
        <w:t>Staff</w:t>
      </w:r>
      <w:r w:rsidR="00E61AA9">
        <w:rPr>
          <w:rFonts w:ascii="TH Sarabun New" w:hAnsi="TH Sarabun New"/>
          <w:sz w:val="32"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 xml:space="preserve">ระบบ </w:t>
      </w:r>
      <w:r w:rsidR="00E61AA9" w:rsidRPr="00E61AA9">
        <w:rPr>
          <w:rFonts w:ascii="TH Sarabun New" w:hAnsi="TH Sarabun New"/>
          <w:sz w:val="32"/>
        </w:rPr>
        <w:t xml:space="preserve">Login </w:t>
      </w:r>
      <w:r w:rsidR="00E61AA9" w:rsidRPr="00E61AA9">
        <w:rPr>
          <w:rFonts w:ascii="TH Sarabun New" w:hAnsi="TH Sarabun New"/>
          <w:sz w:val="32"/>
          <w:cs/>
        </w:rPr>
        <w:t xml:space="preserve">ด้วย </w:t>
      </w:r>
      <w:r w:rsidR="00E61AA9" w:rsidRPr="00E61AA9">
        <w:rPr>
          <w:rFonts w:ascii="TH Sarabun New" w:hAnsi="TH Sarabun New"/>
          <w:sz w:val="32"/>
        </w:rPr>
        <w:t xml:space="preserve">Username </w:t>
      </w:r>
      <w:r w:rsidR="00E61AA9" w:rsidRPr="00E61AA9">
        <w:rPr>
          <w:rFonts w:ascii="TH Sarabun New" w:hAnsi="TH Sarabun New"/>
          <w:sz w:val="32"/>
          <w:cs/>
        </w:rPr>
        <w:t xml:space="preserve">และ </w:t>
      </w:r>
      <w:r w:rsidR="00E61AA9" w:rsidRPr="00E61AA9">
        <w:rPr>
          <w:rFonts w:ascii="TH Sarabun New" w:hAnsi="TH Sarabun New"/>
          <w:sz w:val="32"/>
        </w:rPr>
        <w:t>Password</w:t>
      </w:r>
    </w:p>
    <w:p w14:paraId="1727264A" w14:textId="676EBE88" w:rsidR="00961E66" w:rsidRDefault="00961E66" w:rsidP="009423D3">
      <w:pPr>
        <w:pStyle w:val="Heading2"/>
        <w:spacing w:line="240" w:lineRule="auto"/>
      </w:pPr>
      <w:bookmarkStart w:id="105" w:name="_Toc210379725"/>
      <w:bookmarkStart w:id="106" w:name="_Toc210387095"/>
      <w:r>
        <w:rPr>
          <w:rFonts w:hint="cs"/>
          <w:cs/>
        </w:rPr>
        <w:t>สิ่งที่ผู้จัดทำ</w:t>
      </w:r>
      <w:r w:rsidR="004D6D8D">
        <w:rPr>
          <w:rFonts w:hint="cs"/>
          <w:cs/>
        </w:rPr>
        <w:t>ได้รับในการพัฒนาโครงงาน</w:t>
      </w:r>
      <w:bookmarkEnd w:id="105"/>
      <w:bookmarkEnd w:id="106"/>
    </w:p>
    <w:p w14:paraId="6F6BAB44" w14:textId="4436C620" w:rsidR="00E61AA9" w:rsidRDefault="00E61AA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hint="cs"/>
          <w:cs/>
        </w:rPr>
        <w:t xml:space="preserve">       </w:t>
      </w:r>
      <w:r w:rsidR="0079539B">
        <w:rPr>
          <w:rFonts w:ascii="TH Sarabun New" w:hAnsi="TH Sarabun New" w:hint="cs"/>
          <w:sz w:val="32"/>
          <w:cs/>
        </w:rPr>
        <w:t xml:space="preserve">5.4.1 </w:t>
      </w:r>
      <w:r w:rsidR="0079539B" w:rsidRPr="0079539B">
        <w:rPr>
          <w:rFonts w:ascii="TH Sarabun New" w:hAnsi="TH Sarabun New"/>
          <w:sz w:val="32"/>
          <w:cs/>
        </w:rPr>
        <w:t>ความรู้และทักษะที่ได้รับ</w:t>
      </w:r>
    </w:p>
    <w:p w14:paraId="04A3AC39" w14:textId="1EEFC81A" w:rsidR="003036D5" w:rsidRDefault="003036D5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5.4.2 </w:t>
      </w:r>
      <w:r w:rsidRPr="003036D5">
        <w:rPr>
          <w:rFonts w:ascii="TH Sarabun New" w:hAnsi="TH Sarabun New"/>
          <w:sz w:val="32"/>
          <w:cs/>
        </w:rPr>
        <w:t>เข้าใจการทำงานของ</w:t>
      </w:r>
      <w:r w:rsidRPr="003036D5">
        <w:rPr>
          <w:rFonts w:ascii="TH Sarabun New" w:hAnsi="TH Sarabun New"/>
          <w:sz w:val="32"/>
        </w:rPr>
        <w:t xml:space="preserve"> struct.pack() </w:t>
      </w:r>
      <w:r w:rsidRPr="003036D5">
        <w:rPr>
          <w:rFonts w:ascii="TH Sarabun New" w:hAnsi="TH Sarabun New"/>
          <w:sz w:val="32"/>
          <w:cs/>
        </w:rPr>
        <w:t>และ</w:t>
      </w:r>
      <w:r w:rsidRPr="003036D5">
        <w:rPr>
          <w:rFonts w:ascii="TH Sarabun New" w:hAnsi="TH Sarabun New"/>
          <w:sz w:val="32"/>
        </w:rPr>
        <w:t xml:space="preserve"> struct.unpack()</w:t>
      </w:r>
    </w:p>
    <w:p w14:paraId="7C83B9CF" w14:textId="3A5367D1" w:rsidR="00F81D43" w:rsidRDefault="00F81D43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5.4.3 </w:t>
      </w:r>
      <w:r w:rsidRPr="00F81D43">
        <w:rPr>
          <w:rFonts w:ascii="TH Sarabun New" w:hAnsi="TH Sarabun New"/>
          <w:sz w:val="32"/>
          <w:cs/>
        </w:rPr>
        <w:t>เข้าใจการทำงานของ</w:t>
      </w:r>
      <w:r w:rsidRPr="00F81D43">
        <w:rPr>
          <w:rFonts w:ascii="TH Sarabun New" w:hAnsi="TH Sarabun New"/>
          <w:sz w:val="32"/>
        </w:rPr>
        <w:t xml:space="preserve"> struct.pack() </w:t>
      </w:r>
      <w:r w:rsidRPr="00F81D43">
        <w:rPr>
          <w:rFonts w:ascii="TH Sarabun New" w:hAnsi="TH Sarabun New"/>
          <w:sz w:val="32"/>
          <w:cs/>
        </w:rPr>
        <w:t>และ</w:t>
      </w:r>
      <w:r w:rsidRPr="00F81D43">
        <w:rPr>
          <w:rFonts w:ascii="TH Sarabun New" w:hAnsi="TH Sarabun New"/>
          <w:sz w:val="32"/>
        </w:rPr>
        <w:t xml:space="preserve"> struct.unpack()</w:t>
      </w:r>
    </w:p>
    <w:p w14:paraId="3B81D314" w14:textId="2CC2908C" w:rsidR="00F94C74" w:rsidRPr="0079539B" w:rsidRDefault="00F94C74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</w:p>
    <w:sectPr w:rsidR="00F94C74" w:rsidRPr="00795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B94AE" w14:textId="77777777" w:rsidR="0052620C" w:rsidRDefault="0052620C" w:rsidP="004E5595">
      <w:pPr>
        <w:spacing w:after="0" w:line="240" w:lineRule="auto"/>
      </w:pPr>
      <w:r>
        <w:separator/>
      </w:r>
    </w:p>
  </w:endnote>
  <w:endnote w:type="continuationSeparator" w:id="0">
    <w:p w14:paraId="415B1CE3" w14:textId="77777777" w:rsidR="0052620C" w:rsidRDefault="0052620C" w:rsidP="004E5595">
      <w:pPr>
        <w:spacing w:after="0" w:line="240" w:lineRule="auto"/>
      </w:pPr>
      <w:r>
        <w:continuationSeparator/>
      </w:r>
    </w:p>
  </w:endnote>
  <w:endnote w:type="continuationNotice" w:id="1">
    <w:p w14:paraId="6A700B2D" w14:textId="77777777" w:rsidR="0052620C" w:rsidRDefault="005262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57B17" w14:textId="15A3A2D2" w:rsidR="007C5D28" w:rsidRPr="005E4C55" w:rsidRDefault="007C5D28">
    <w:pPr>
      <w:pStyle w:val="Footer"/>
      <w:jc w:val="center"/>
      <w:rPr>
        <w:rFonts w:ascii="TH Sarabun New" w:hAnsi="TH Sarabun New"/>
        <w:caps/>
        <w:noProof/>
        <w:color w:val="000000" w:themeColor="text1"/>
        <w:sz w:val="32"/>
      </w:rPr>
    </w:pPr>
  </w:p>
  <w:p w14:paraId="3123DB13" w14:textId="55196C1B" w:rsidR="007E5C12" w:rsidRPr="007E5C12" w:rsidRDefault="007E5C12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A6C9F" w14:textId="77777777" w:rsidR="007C5D28" w:rsidRPr="007C5D28" w:rsidRDefault="007C5D28">
    <w:pPr>
      <w:pStyle w:val="Footer"/>
      <w:jc w:val="center"/>
      <w:rPr>
        <w:caps/>
        <w:noProof/>
        <w:color w:val="000000" w:themeColor="text1"/>
      </w:rPr>
    </w:pPr>
    <w:r w:rsidRPr="007C5D28">
      <w:rPr>
        <w:caps/>
        <w:color w:val="000000" w:themeColor="text1"/>
      </w:rPr>
      <w:fldChar w:fldCharType="begin"/>
    </w:r>
    <w:r w:rsidRPr="007C5D28">
      <w:rPr>
        <w:caps/>
        <w:color w:val="000000" w:themeColor="text1"/>
      </w:rPr>
      <w:instrText xml:space="preserve"> PAGE   \* MERGEFORMAT </w:instrText>
    </w:r>
    <w:r w:rsidRPr="007C5D28">
      <w:rPr>
        <w:caps/>
        <w:color w:val="000000" w:themeColor="text1"/>
      </w:rPr>
      <w:fldChar w:fldCharType="separate"/>
    </w:r>
    <w:r w:rsidRPr="007C5D28">
      <w:rPr>
        <w:caps/>
        <w:noProof/>
        <w:color w:val="000000" w:themeColor="text1"/>
      </w:rPr>
      <w:t>2</w:t>
    </w:r>
    <w:r w:rsidRPr="007C5D28">
      <w:rPr>
        <w:caps/>
        <w:noProof/>
        <w:color w:val="000000" w:themeColor="text1"/>
      </w:rPr>
      <w:fldChar w:fldCharType="end"/>
    </w:r>
  </w:p>
  <w:p w14:paraId="02C5D320" w14:textId="77777777" w:rsidR="007C5D28" w:rsidRPr="007E5C12" w:rsidRDefault="007C5D28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9B072" w14:textId="00B61333" w:rsidR="007C5D28" w:rsidRPr="007C5D28" w:rsidRDefault="007C5D28">
    <w:pPr>
      <w:pStyle w:val="Footer"/>
      <w:jc w:val="center"/>
      <w:rPr>
        <w:caps/>
        <w:noProof/>
        <w:color w:val="000000" w:themeColor="text1"/>
      </w:rPr>
    </w:pPr>
  </w:p>
  <w:p w14:paraId="39F2E6AC" w14:textId="163FE6BC" w:rsidR="007C5D28" w:rsidRPr="007E5C12" w:rsidRDefault="000A1D4E" w:rsidP="007E5C12">
    <w:pPr>
      <w:pStyle w:val="Footer"/>
      <w:jc w:val="center"/>
      <w:rPr>
        <w:rFonts w:ascii="TH Sarabun New" w:hAnsi="TH Sarabun New"/>
        <w:sz w:val="32"/>
        <w:cs/>
      </w:rPr>
    </w:pPr>
    <w:r>
      <w:rPr>
        <w:rFonts w:ascii="TH Sarabun New" w:hAnsi="TH Sarabun New" w:hint="cs"/>
        <w:sz w:val="32"/>
        <w:cs/>
      </w:rPr>
      <w:t>ง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D9969" w14:textId="77777777" w:rsidR="000A1D4E" w:rsidRPr="007C5D28" w:rsidRDefault="000A1D4E">
    <w:pPr>
      <w:pStyle w:val="Footer"/>
      <w:jc w:val="center"/>
      <w:rPr>
        <w:caps/>
        <w:noProof/>
        <w:color w:val="000000" w:themeColor="text1"/>
      </w:rPr>
    </w:pPr>
  </w:p>
  <w:p w14:paraId="33D311BC" w14:textId="39205E31" w:rsidR="000A1D4E" w:rsidRPr="007E5C12" w:rsidRDefault="000A1D4E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E55B0A" w14:textId="77777777" w:rsidR="0052620C" w:rsidRDefault="0052620C" w:rsidP="004E5595">
      <w:pPr>
        <w:spacing w:after="0" w:line="240" w:lineRule="auto"/>
      </w:pPr>
      <w:r>
        <w:separator/>
      </w:r>
    </w:p>
  </w:footnote>
  <w:footnote w:type="continuationSeparator" w:id="0">
    <w:p w14:paraId="069E0957" w14:textId="77777777" w:rsidR="0052620C" w:rsidRDefault="0052620C" w:rsidP="004E5595">
      <w:pPr>
        <w:spacing w:after="0" w:line="240" w:lineRule="auto"/>
      </w:pPr>
      <w:r>
        <w:continuationSeparator/>
      </w:r>
    </w:p>
  </w:footnote>
  <w:footnote w:type="continuationNotice" w:id="1">
    <w:p w14:paraId="5D599878" w14:textId="77777777" w:rsidR="0052620C" w:rsidRDefault="0052620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B593F"/>
    <w:multiLevelType w:val="multilevel"/>
    <w:tmpl w:val="22E2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12224"/>
    <w:multiLevelType w:val="multilevel"/>
    <w:tmpl w:val="DD4A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C1F00"/>
    <w:multiLevelType w:val="hybridMultilevel"/>
    <w:tmpl w:val="309A03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583711"/>
    <w:multiLevelType w:val="multilevel"/>
    <w:tmpl w:val="C4B83852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2"/>
      <w:numFmt w:val="decimal"/>
      <w:isLgl/>
      <w:lvlText w:val="%1.%2"/>
      <w:lvlJc w:val="left"/>
      <w:pPr>
        <w:ind w:left="2577" w:hanging="51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4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1800"/>
      </w:pPr>
      <w:rPr>
        <w:rFonts w:hint="default"/>
      </w:rPr>
    </w:lvl>
  </w:abstractNum>
  <w:abstractNum w:abstractNumId="4" w15:restartNumberingAfterBreak="0">
    <w:nsid w:val="20B4441A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E4703B9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2B761F8"/>
    <w:multiLevelType w:val="multilevel"/>
    <w:tmpl w:val="84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707B7"/>
    <w:multiLevelType w:val="hybridMultilevel"/>
    <w:tmpl w:val="EB0A8BF2"/>
    <w:lvl w:ilvl="0" w:tplc="54C8CE34">
      <w:start w:val="1"/>
      <w:numFmt w:val="decimal"/>
      <w:lvlText w:val="%1."/>
      <w:lvlJc w:val="left"/>
      <w:pPr>
        <w:ind w:left="2203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8" w15:restartNumberingAfterBreak="0">
    <w:nsid w:val="367C753D"/>
    <w:multiLevelType w:val="multilevel"/>
    <w:tmpl w:val="95207C9C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6"/>
        <w:szCs w:val="36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71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E34695"/>
    <w:multiLevelType w:val="hybridMultilevel"/>
    <w:tmpl w:val="707E2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6ED0A91E">
      <w:start w:val="4"/>
      <w:numFmt w:val="bullet"/>
      <w:lvlText w:val=""/>
      <w:lvlJc w:val="left"/>
      <w:pPr>
        <w:ind w:left="2880" w:hanging="360"/>
      </w:pPr>
      <w:rPr>
        <w:rFonts w:ascii="Symbol" w:eastAsia="Times New Roman" w:hAnsi="Symbol" w:cs="Tahoma" w:hint="default"/>
      </w:r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1650715"/>
    <w:multiLevelType w:val="hybridMultilevel"/>
    <w:tmpl w:val="B22A9D6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4EBF34EC"/>
    <w:multiLevelType w:val="multilevel"/>
    <w:tmpl w:val="20E0AA0A"/>
    <w:lvl w:ilvl="0">
      <w:start w:val="4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2" w15:restartNumberingAfterBreak="0">
    <w:nsid w:val="4F4E1EB9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06D366A"/>
    <w:multiLevelType w:val="multilevel"/>
    <w:tmpl w:val="83AE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FB1664"/>
    <w:multiLevelType w:val="multilevel"/>
    <w:tmpl w:val="C75497E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1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4" w:firstLine="10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80" w:hanging="1800"/>
      </w:pPr>
      <w:rPr>
        <w:rFonts w:hint="default"/>
      </w:rPr>
    </w:lvl>
  </w:abstractNum>
  <w:abstractNum w:abstractNumId="15" w15:restartNumberingAfterBreak="0">
    <w:nsid w:val="553F0B86"/>
    <w:multiLevelType w:val="multilevel"/>
    <w:tmpl w:val="BAF039A8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lang w:bidi="th-TH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67" w:firstLine="227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B261255"/>
    <w:multiLevelType w:val="hybridMultilevel"/>
    <w:tmpl w:val="150E0208"/>
    <w:lvl w:ilvl="0" w:tplc="54C8CE34">
      <w:start w:val="1"/>
      <w:numFmt w:val="decimal"/>
      <w:lvlText w:val="%1."/>
      <w:lvlJc w:val="left"/>
      <w:pPr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7A417F"/>
    <w:multiLevelType w:val="hybridMultilevel"/>
    <w:tmpl w:val="13003818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3B3383"/>
    <w:multiLevelType w:val="multilevel"/>
    <w:tmpl w:val="0A106226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numFmt w:val="bullet"/>
      <w:lvlText w:val=""/>
      <w:lvlJc w:val="left"/>
      <w:pPr>
        <w:ind w:left="2880" w:hanging="360"/>
      </w:pPr>
      <w:rPr>
        <w:rFonts w:ascii="Symbol" w:eastAsia="Times New Roman" w:hAnsi="Symbol" w:cs="Tahoma" w:hint="default"/>
      </w:r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9" w15:restartNumberingAfterBreak="0">
    <w:nsid w:val="7E0C6E37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15118281">
    <w:abstractNumId w:val="15"/>
  </w:num>
  <w:num w:numId="2" w16cid:durableId="1045562248">
    <w:abstractNumId w:val="8"/>
  </w:num>
  <w:num w:numId="3" w16cid:durableId="382751980">
    <w:abstractNumId w:val="18"/>
  </w:num>
  <w:num w:numId="4" w16cid:durableId="628630959">
    <w:abstractNumId w:val="14"/>
  </w:num>
  <w:num w:numId="5" w16cid:durableId="1843205655">
    <w:abstractNumId w:val="3"/>
  </w:num>
  <w:num w:numId="6" w16cid:durableId="956788180">
    <w:abstractNumId w:val="7"/>
  </w:num>
  <w:num w:numId="7" w16cid:durableId="1158687648">
    <w:abstractNumId w:val="16"/>
  </w:num>
  <w:num w:numId="8" w16cid:durableId="1605307591">
    <w:abstractNumId w:val="17"/>
  </w:num>
  <w:num w:numId="9" w16cid:durableId="518661266">
    <w:abstractNumId w:val="5"/>
  </w:num>
  <w:num w:numId="10" w16cid:durableId="1309626380">
    <w:abstractNumId w:val="4"/>
  </w:num>
  <w:num w:numId="11" w16cid:durableId="351616886">
    <w:abstractNumId w:val="19"/>
  </w:num>
  <w:num w:numId="12" w16cid:durableId="1713118570">
    <w:abstractNumId w:val="12"/>
  </w:num>
  <w:num w:numId="13" w16cid:durableId="33696980">
    <w:abstractNumId w:val="9"/>
  </w:num>
  <w:num w:numId="14" w16cid:durableId="1244559501">
    <w:abstractNumId w:val="1"/>
  </w:num>
  <w:num w:numId="15" w16cid:durableId="611278554">
    <w:abstractNumId w:val="0"/>
  </w:num>
  <w:num w:numId="16" w16cid:durableId="1055855628">
    <w:abstractNumId w:val="6"/>
  </w:num>
  <w:num w:numId="17" w16cid:durableId="1505971174">
    <w:abstractNumId w:val="11"/>
  </w:num>
  <w:num w:numId="18" w16cid:durableId="1927380333">
    <w:abstractNumId w:val="2"/>
  </w:num>
  <w:num w:numId="19" w16cid:durableId="1912932301">
    <w:abstractNumId w:val="13"/>
  </w:num>
  <w:num w:numId="20" w16cid:durableId="44067861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DB"/>
    <w:rsid w:val="0000347B"/>
    <w:rsid w:val="00007230"/>
    <w:rsid w:val="0001136F"/>
    <w:rsid w:val="000176E5"/>
    <w:rsid w:val="00017AC1"/>
    <w:rsid w:val="00023B99"/>
    <w:rsid w:val="00023F10"/>
    <w:rsid w:val="00030E44"/>
    <w:rsid w:val="000333DC"/>
    <w:rsid w:val="00035A49"/>
    <w:rsid w:val="00036335"/>
    <w:rsid w:val="00037C3C"/>
    <w:rsid w:val="00045317"/>
    <w:rsid w:val="0005248C"/>
    <w:rsid w:val="00052917"/>
    <w:rsid w:val="00057453"/>
    <w:rsid w:val="00060A74"/>
    <w:rsid w:val="00067147"/>
    <w:rsid w:val="00071B49"/>
    <w:rsid w:val="0007437C"/>
    <w:rsid w:val="000748FF"/>
    <w:rsid w:val="00075418"/>
    <w:rsid w:val="00090847"/>
    <w:rsid w:val="000924A9"/>
    <w:rsid w:val="000A1D4E"/>
    <w:rsid w:val="000A31FE"/>
    <w:rsid w:val="000B54CC"/>
    <w:rsid w:val="000D2F9C"/>
    <w:rsid w:val="000D5414"/>
    <w:rsid w:val="000D66E1"/>
    <w:rsid w:val="000E3468"/>
    <w:rsid w:val="000F016B"/>
    <w:rsid w:val="0010154A"/>
    <w:rsid w:val="0010183A"/>
    <w:rsid w:val="001042FE"/>
    <w:rsid w:val="00104934"/>
    <w:rsid w:val="00105EBB"/>
    <w:rsid w:val="00113A18"/>
    <w:rsid w:val="0011408F"/>
    <w:rsid w:val="00115FA9"/>
    <w:rsid w:val="00123080"/>
    <w:rsid w:val="001266F1"/>
    <w:rsid w:val="00127A2E"/>
    <w:rsid w:val="00130B9D"/>
    <w:rsid w:val="00135EB1"/>
    <w:rsid w:val="00137EA7"/>
    <w:rsid w:val="00142091"/>
    <w:rsid w:val="00154156"/>
    <w:rsid w:val="00163C46"/>
    <w:rsid w:val="001641FB"/>
    <w:rsid w:val="00164E93"/>
    <w:rsid w:val="0016687C"/>
    <w:rsid w:val="00170AF5"/>
    <w:rsid w:val="001710B1"/>
    <w:rsid w:val="00172DDE"/>
    <w:rsid w:val="00173076"/>
    <w:rsid w:val="001763EE"/>
    <w:rsid w:val="00177785"/>
    <w:rsid w:val="00184D5E"/>
    <w:rsid w:val="001859A0"/>
    <w:rsid w:val="00187659"/>
    <w:rsid w:val="001954CA"/>
    <w:rsid w:val="001957D2"/>
    <w:rsid w:val="001A60EF"/>
    <w:rsid w:val="001B0194"/>
    <w:rsid w:val="001B3FB5"/>
    <w:rsid w:val="001B4215"/>
    <w:rsid w:val="001B44F2"/>
    <w:rsid w:val="001B5265"/>
    <w:rsid w:val="001D775A"/>
    <w:rsid w:val="001E11F4"/>
    <w:rsid w:val="001F5428"/>
    <w:rsid w:val="00205BDA"/>
    <w:rsid w:val="00212810"/>
    <w:rsid w:val="00213B51"/>
    <w:rsid w:val="00214AC7"/>
    <w:rsid w:val="0021589C"/>
    <w:rsid w:val="00232C1F"/>
    <w:rsid w:val="002415D7"/>
    <w:rsid w:val="002426B0"/>
    <w:rsid w:val="002449DA"/>
    <w:rsid w:val="00255431"/>
    <w:rsid w:val="0025727D"/>
    <w:rsid w:val="00262A33"/>
    <w:rsid w:val="00264293"/>
    <w:rsid w:val="00274BDD"/>
    <w:rsid w:val="00283173"/>
    <w:rsid w:val="002856C6"/>
    <w:rsid w:val="00285E76"/>
    <w:rsid w:val="00287C7D"/>
    <w:rsid w:val="00291C3C"/>
    <w:rsid w:val="00291C95"/>
    <w:rsid w:val="002A4F8C"/>
    <w:rsid w:val="002A6E23"/>
    <w:rsid w:val="002B0B4B"/>
    <w:rsid w:val="002B6F85"/>
    <w:rsid w:val="002C0077"/>
    <w:rsid w:val="002C388E"/>
    <w:rsid w:val="002C50FB"/>
    <w:rsid w:val="002C58A0"/>
    <w:rsid w:val="002C795D"/>
    <w:rsid w:val="002D16B2"/>
    <w:rsid w:val="002D6B5C"/>
    <w:rsid w:val="002E2A51"/>
    <w:rsid w:val="002E3DA1"/>
    <w:rsid w:val="002F338D"/>
    <w:rsid w:val="002F3928"/>
    <w:rsid w:val="002F42C5"/>
    <w:rsid w:val="003036D5"/>
    <w:rsid w:val="0030587C"/>
    <w:rsid w:val="00305A7B"/>
    <w:rsid w:val="00317590"/>
    <w:rsid w:val="003227A4"/>
    <w:rsid w:val="00322BB6"/>
    <w:rsid w:val="00330C63"/>
    <w:rsid w:val="0033131C"/>
    <w:rsid w:val="003314CD"/>
    <w:rsid w:val="0033477A"/>
    <w:rsid w:val="00336919"/>
    <w:rsid w:val="00364336"/>
    <w:rsid w:val="00366F85"/>
    <w:rsid w:val="00371A5F"/>
    <w:rsid w:val="00372CD0"/>
    <w:rsid w:val="003736CF"/>
    <w:rsid w:val="00375A28"/>
    <w:rsid w:val="00376D1D"/>
    <w:rsid w:val="00394716"/>
    <w:rsid w:val="003979C0"/>
    <w:rsid w:val="003A0084"/>
    <w:rsid w:val="003A0D47"/>
    <w:rsid w:val="003B0044"/>
    <w:rsid w:val="003B1DCB"/>
    <w:rsid w:val="003B67BF"/>
    <w:rsid w:val="003C4086"/>
    <w:rsid w:val="003C5650"/>
    <w:rsid w:val="003C770C"/>
    <w:rsid w:val="003D053B"/>
    <w:rsid w:val="003D1CCE"/>
    <w:rsid w:val="003D2F4D"/>
    <w:rsid w:val="003D7E57"/>
    <w:rsid w:val="003F376F"/>
    <w:rsid w:val="003F43DB"/>
    <w:rsid w:val="003F67F2"/>
    <w:rsid w:val="00407B0E"/>
    <w:rsid w:val="00410447"/>
    <w:rsid w:val="004155A6"/>
    <w:rsid w:val="004155AD"/>
    <w:rsid w:val="00425F00"/>
    <w:rsid w:val="0042680A"/>
    <w:rsid w:val="00442ACC"/>
    <w:rsid w:val="004520CE"/>
    <w:rsid w:val="004567EE"/>
    <w:rsid w:val="0046732B"/>
    <w:rsid w:val="00471466"/>
    <w:rsid w:val="0047420A"/>
    <w:rsid w:val="00492347"/>
    <w:rsid w:val="00495F87"/>
    <w:rsid w:val="004A48FF"/>
    <w:rsid w:val="004B3F31"/>
    <w:rsid w:val="004B6085"/>
    <w:rsid w:val="004C31A3"/>
    <w:rsid w:val="004C76C7"/>
    <w:rsid w:val="004D083C"/>
    <w:rsid w:val="004D0B69"/>
    <w:rsid w:val="004D6905"/>
    <w:rsid w:val="004D6D8D"/>
    <w:rsid w:val="004E1E2C"/>
    <w:rsid w:val="004E4FA2"/>
    <w:rsid w:val="004E5595"/>
    <w:rsid w:val="004F6A81"/>
    <w:rsid w:val="00505785"/>
    <w:rsid w:val="00525830"/>
    <w:rsid w:val="0052620C"/>
    <w:rsid w:val="00527338"/>
    <w:rsid w:val="00530710"/>
    <w:rsid w:val="00530D1C"/>
    <w:rsid w:val="00535538"/>
    <w:rsid w:val="005509EE"/>
    <w:rsid w:val="00552D7B"/>
    <w:rsid w:val="005660E1"/>
    <w:rsid w:val="00567904"/>
    <w:rsid w:val="005815F6"/>
    <w:rsid w:val="0058216F"/>
    <w:rsid w:val="00584463"/>
    <w:rsid w:val="00586861"/>
    <w:rsid w:val="0058707B"/>
    <w:rsid w:val="00587866"/>
    <w:rsid w:val="005A58EB"/>
    <w:rsid w:val="005B0B1C"/>
    <w:rsid w:val="005B3325"/>
    <w:rsid w:val="005C272A"/>
    <w:rsid w:val="005C751B"/>
    <w:rsid w:val="005D753D"/>
    <w:rsid w:val="005E32BC"/>
    <w:rsid w:val="005E4C55"/>
    <w:rsid w:val="005F6D75"/>
    <w:rsid w:val="00603331"/>
    <w:rsid w:val="006062E6"/>
    <w:rsid w:val="00607A1F"/>
    <w:rsid w:val="00611CEE"/>
    <w:rsid w:val="00615427"/>
    <w:rsid w:val="006159E8"/>
    <w:rsid w:val="00617615"/>
    <w:rsid w:val="00617801"/>
    <w:rsid w:val="00620B4A"/>
    <w:rsid w:val="0062620E"/>
    <w:rsid w:val="006361C5"/>
    <w:rsid w:val="006411EB"/>
    <w:rsid w:val="00641DEB"/>
    <w:rsid w:val="0064578B"/>
    <w:rsid w:val="006566DC"/>
    <w:rsid w:val="00663A6E"/>
    <w:rsid w:val="00664FE1"/>
    <w:rsid w:val="006651EE"/>
    <w:rsid w:val="0066575C"/>
    <w:rsid w:val="00665A62"/>
    <w:rsid w:val="00677523"/>
    <w:rsid w:val="00680408"/>
    <w:rsid w:val="00683140"/>
    <w:rsid w:val="00686253"/>
    <w:rsid w:val="00691515"/>
    <w:rsid w:val="00692AF0"/>
    <w:rsid w:val="006A4C9C"/>
    <w:rsid w:val="006B701B"/>
    <w:rsid w:val="006D6735"/>
    <w:rsid w:val="006E79CB"/>
    <w:rsid w:val="006F01B7"/>
    <w:rsid w:val="006F2EF6"/>
    <w:rsid w:val="006F6102"/>
    <w:rsid w:val="00702ADE"/>
    <w:rsid w:val="00711C6C"/>
    <w:rsid w:val="00716BA3"/>
    <w:rsid w:val="007209A0"/>
    <w:rsid w:val="0072180C"/>
    <w:rsid w:val="0072387B"/>
    <w:rsid w:val="0072666A"/>
    <w:rsid w:val="0072741A"/>
    <w:rsid w:val="007426A0"/>
    <w:rsid w:val="00755773"/>
    <w:rsid w:val="007667F4"/>
    <w:rsid w:val="007756D6"/>
    <w:rsid w:val="00780BBF"/>
    <w:rsid w:val="00781F02"/>
    <w:rsid w:val="0078319B"/>
    <w:rsid w:val="00783FCB"/>
    <w:rsid w:val="00785BC4"/>
    <w:rsid w:val="0078741B"/>
    <w:rsid w:val="0079539B"/>
    <w:rsid w:val="007A1639"/>
    <w:rsid w:val="007A3CF5"/>
    <w:rsid w:val="007C23CD"/>
    <w:rsid w:val="007C2FD7"/>
    <w:rsid w:val="007C307B"/>
    <w:rsid w:val="007C4583"/>
    <w:rsid w:val="007C5D28"/>
    <w:rsid w:val="007C6D03"/>
    <w:rsid w:val="007D66DE"/>
    <w:rsid w:val="007E5C12"/>
    <w:rsid w:val="007F2F73"/>
    <w:rsid w:val="00805293"/>
    <w:rsid w:val="00807EF0"/>
    <w:rsid w:val="008140FE"/>
    <w:rsid w:val="00815AED"/>
    <w:rsid w:val="00820F11"/>
    <w:rsid w:val="00824A24"/>
    <w:rsid w:val="008353C7"/>
    <w:rsid w:val="00841D62"/>
    <w:rsid w:val="00844416"/>
    <w:rsid w:val="008466A7"/>
    <w:rsid w:val="00847725"/>
    <w:rsid w:val="00850C18"/>
    <w:rsid w:val="00853F6B"/>
    <w:rsid w:val="0085672F"/>
    <w:rsid w:val="00857D27"/>
    <w:rsid w:val="00860857"/>
    <w:rsid w:val="00862F58"/>
    <w:rsid w:val="00863588"/>
    <w:rsid w:val="0086593C"/>
    <w:rsid w:val="00870058"/>
    <w:rsid w:val="0087134D"/>
    <w:rsid w:val="00871698"/>
    <w:rsid w:val="008815A2"/>
    <w:rsid w:val="00883471"/>
    <w:rsid w:val="0089289E"/>
    <w:rsid w:val="008A4B3B"/>
    <w:rsid w:val="008B5326"/>
    <w:rsid w:val="008C1FAB"/>
    <w:rsid w:val="008E588E"/>
    <w:rsid w:val="008E7EE0"/>
    <w:rsid w:val="008F184E"/>
    <w:rsid w:val="008F76E4"/>
    <w:rsid w:val="00900809"/>
    <w:rsid w:val="009036C0"/>
    <w:rsid w:val="009257DE"/>
    <w:rsid w:val="00925CC5"/>
    <w:rsid w:val="00927C23"/>
    <w:rsid w:val="009372A4"/>
    <w:rsid w:val="0094078F"/>
    <w:rsid w:val="009423D3"/>
    <w:rsid w:val="009434F5"/>
    <w:rsid w:val="0094619E"/>
    <w:rsid w:val="00961E66"/>
    <w:rsid w:val="00976CD4"/>
    <w:rsid w:val="00980DD5"/>
    <w:rsid w:val="009977A6"/>
    <w:rsid w:val="009A57FF"/>
    <w:rsid w:val="009B1AAD"/>
    <w:rsid w:val="009B5275"/>
    <w:rsid w:val="009D05DB"/>
    <w:rsid w:val="009D1622"/>
    <w:rsid w:val="009E7052"/>
    <w:rsid w:val="009F5309"/>
    <w:rsid w:val="00A06134"/>
    <w:rsid w:val="00A116C7"/>
    <w:rsid w:val="00A127D0"/>
    <w:rsid w:val="00A137AC"/>
    <w:rsid w:val="00A1470F"/>
    <w:rsid w:val="00A23E63"/>
    <w:rsid w:val="00A25601"/>
    <w:rsid w:val="00A31B99"/>
    <w:rsid w:val="00A33B17"/>
    <w:rsid w:val="00A37B27"/>
    <w:rsid w:val="00A45825"/>
    <w:rsid w:val="00A472FF"/>
    <w:rsid w:val="00A55554"/>
    <w:rsid w:val="00A55933"/>
    <w:rsid w:val="00A56569"/>
    <w:rsid w:val="00A57965"/>
    <w:rsid w:val="00A650A7"/>
    <w:rsid w:val="00A66C65"/>
    <w:rsid w:val="00A67CAE"/>
    <w:rsid w:val="00A85EFD"/>
    <w:rsid w:val="00A86914"/>
    <w:rsid w:val="00AA19E2"/>
    <w:rsid w:val="00AB69CF"/>
    <w:rsid w:val="00AC6425"/>
    <w:rsid w:val="00AD11DF"/>
    <w:rsid w:val="00AD735B"/>
    <w:rsid w:val="00AD7E68"/>
    <w:rsid w:val="00AE4695"/>
    <w:rsid w:val="00AF4FDC"/>
    <w:rsid w:val="00B07157"/>
    <w:rsid w:val="00B162EA"/>
    <w:rsid w:val="00B210D4"/>
    <w:rsid w:val="00B21B30"/>
    <w:rsid w:val="00B22FD0"/>
    <w:rsid w:val="00B2436C"/>
    <w:rsid w:val="00B24D2B"/>
    <w:rsid w:val="00B24F19"/>
    <w:rsid w:val="00B2565F"/>
    <w:rsid w:val="00B30FBC"/>
    <w:rsid w:val="00B32DDC"/>
    <w:rsid w:val="00B3589F"/>
    <w:rsid w:val="00B37D45"/>
    <w:rsid w:val="00B4055D"/>
    <w:rsid w:val="00B41F62"/>
    <w:rsid w:val="00B424F6"/>
    <w:rsid w:val="00B45924"/>
    <w:rsid w:val="00B5249B"/>
    <w:rsid w:val="00B546C8"/>
    <w:rsid w:val="00B55294"/>
    <w:rsid w:val="00B56CEC"/>
    <w:rsid w:val="00B659DF"/>
    <w:rsid w:val="00B704F7"/>
    <w:rsid w:val="00B72212"/>
    <w:rsid w:val="00B9376B"/>
    <w:rsid w:val="00BA33D8"/>
    <w:rsid w:val="00BA7CC5"/>
    <w:rsid w:val="00BB226B"/>
    <w:rsid w:val="00BB2CE8"/>
    <w:rsid w:val="00BB74AC"/>
    <w:rsid w:val="00BC0BC2"/>
    <w:rsid w:val="00BC498F"/>
    <w:rsid w:val="00BD345D"/>
    <w:rsid w:val="00BD5903"/>
    <w:rsid w:val="00BD6DB5"/>
    <w:rsid w:val="00BE0A82"/>
    <w:rsid w:val="00C00654"/>
    <w:rsid w:val="00C0390B"/>
    <w:rsid w:val="00C11C04"/>
    <w:rsid w:val="00C12A03"/>
    <w:rsid w:val="00C20378"/>
    <w:rsid w:val="00C27046"/>
    <w:rsid w:val="00C279BC"/>
    <w:rsid w:val="00C314CE"/>
    <w:rsid w:val="00C34739"/>
    <w:rsid w:val="00C3703D"/>
    <w:rsid w:val="00C37573"/>
    <w:rsid w:val="00C40D01"/>
    <w:rsid w:val="00C42056"/>
    <w:rsid w:val="00C42CAF"/>
    <w:rsid w:val="00C43CCE"/>
    <w:rsid w:val="00C4549A"/>
    <w:rsid w:val="00C62DF2"/>
    <w:rsid w:val="00C70223"/>
    <w:rsid w:val="00C7212B"/>
    <w:rsid w:val="00C73FAD"/>
    <w:rsid w:val="00C756A2"/>
    <w:rsid w:val="00C82DAA"/>
    <w:rsid w:val="00C87AE1"/>
    <w:rsid w:val="00CA44BE"/>
    <w:rsid w:val="00CA545B"/>
    <w:rsid w:val="00CB6917"/>
    <w:rsid w:val="00CC092E"/>
    <w:rsid w:val="00CC1391"/>
    <w:rsid w:val="00CC2ACD"/>
    <w:rsid w:val="00CC2D0C"/>
    <w:rsid w:val="00CC3D09"/>
    <w:rsid w:val="00CD61EB"/>
    <w:rsid w:val="00CD71D8"/>
    <w:rsid w:val="00CE7F10"/>
    <w:rsid w:val="00D00B8B"/>
    <w:rsid w:val="00D02757"/>
    <w:rsid w:val="00D07FE8"/>
    <w:rsid w:val="00D10702"/>
    <w:rsid w:val="00D137A2"/>
    <w:rsid w:val="00D14F34"/>
    <w:rsid w:val="00D22E67"/>
    <w:rsid w:val="00D23744"/>
    <w:rsid w:val="00D23753"/>
    <w:rsid w:val="00D34161"/>
    <w:rsid w:val="00D36468"/>
    <w:rsid w:val="00D403C2"/>
    <w:rsid w:val="00D50373"/>
    <w:rsid w:val="00D5200E"/>
    <w:rsid w:val="00D54153"/>
    <w:rsid w:val="00D569EE"/>
    <w:rsid w:val="00D70CE6"/>
    <w:rsid w:val="00D768B8"/>
    <w:rsid w:val="00D77025"/>
    <w:rsid w:val="00D80418"/>
    <w:rsid w:val="00D82B06"/>
    <w:rsid w:val="00D82E2A"/>
    <w:rsid w:val="00D9016A"/>
    <w:rsid w:val="00D95A71"/>
    <w:rsid w:val="00D96F4D"/>
    <w:rsid w:val="00DA0A42"/>
    <w:rsid w:val="00DB3F3F"/>
    <w:rsid w:val="00DB79B9"/>
    <w:rsid w:val="00DB7D29"/>
    <w:rsid w:val="00DC2FF1"/>
    <w:rsid w:val="00DC44F4"/>
    <w:rsid w:val="00DC6C24"/>
    <w:rsid w:val="00DD413C"/>
    <w:rsid w:val="00DE7AAC"/>
    <w:rsid w:val="00DF007B"/>
    <w:rsid w:val="00E0044D"/>
    <w:rsid w:val="00E0677D"/>
    <w:rsid w:val="00E13ECC"/>
    <w:rsid w:val="00E1526A"/>
    <w:rsid w:val="00E25553"/>
    <w:rsid w:val="00E261B2"/>
    <w:rsid w:val="00E26856"/>
    <w:rsid w:val="00E30B68"/>
    <w:rsid w:val="00E4264D"/>
    <w:rsid w:val="00E42ACC"/>
    <w:rsid w:val="00E537E7"/>
    <w:rsid w:val="00E61AA9"/>
    <w:rsid w:val="00E64B56"/>
    <w:rsid w:val="00E729A2"/>
    <w:rsid w:val="00E72EF8"/>
    <w:rsid w:val="00E73F0B"/>
    <w:rsid w:val="00E747D5"/>
    <w:rsid w:val="00E7489D"/>
    <w:rsid w:val="00E835D1"/>
    <w:rsid w:val="00E91FE6"/>
    <w:rsid w:val="00EA309A"/>
    <w:rsid w:val="00EB4DED"/>
    <w:rsid w:val="00EB5081"/>
    <w:rsid w:val="00EB5EB2"/>
    <w:rsid w:val="00EC0BDA"/>
    <w:rsid w:val="00EC30A9"/>
    <w:rsid w:val="00EC7E14"/>
    <w:rsid w:val="00ED28A8"/>
    <w:rsid w:val="00EE054A"/>
    <w:rsid w:val="00EE2D48"/>
    <w:rsid w:val="00EE57CC"/>
    <w:rsid w:val="00EE5940"/>
    <w:rsid w:val="00EF493E"/>
    <w:rsid w:val="00EF763A"/>
    <w:rsid w:val="00F044C6"/>
    <w:rsid w:val="00F06418"/>
    <w:rsid w:val="00F107C7"/>
    <w:rsid w:val="00F123C8"/>
    <w:rsid w:val="00F16361"/>
    <w:rsid w:val="00F175DD"/>
    <w:rsid w:val="00F23ECE"/>
    <w:rsid w:val="00F25341"/>
    <w:rsid w:val="00F35E57"/>
    <w:rsid w:val="00F37C75"/>
    <w:rsid w:val="00F42635"/>
    <w:rsid w:val="00F530DA"/>
    <w:rsid w:val="00F61ED9"/>
    <w:rsid w:val="00F62B0E"/>
    <w:rsid w:val="00F62C9A"/>
    <w:rsid w:val="00F64465"/>
    <w:rsid w:val="00F73B28"/>
    <w:rsid w:val="00F758AE"/>
    <w:rsid w:val="00F81D43"/>
    <w:rsid w:val="00F847A5"/>
    <w:rsid w:val="00F8617B"/>
    <w:rsid w:val="00F87B47"/>
    <w:rsid w:val="00F90A8E"/>
    <w:rsid w:val="00F94C74"/>
    <w:rsid w:val="00F96380"/>
    <w:rsid w:val="00FA60BF"/>
    <w:rsid w:val="00FB3108"/>
    <w:rsid w:val="00FC4334"/>
    <w:rsid w:val="00FC6521"/>
    <w:rsid w:val="00FC736B"/>
    <w:rsid w:val="00FE3B19"/>
    <w:rsid w:val="00FE3E07"/>
    <w:rsid w:val="00FF3969"/>
    <w:rsid w:val="00FF5633"/>
    <w:rsid w:val="00FF616D"/>
    <w:rsid w:val="00FF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A7463"/>
  <w15:chartTrackingRefBased/>
  <w15:docId w15:val="{473FF883-417F-4C14-94A8-41F35784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710"/>
    <w:rPr>
      <w:rFonts w:cs="TH Sarabun New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11EB"/>
    <w:pPr>
      <w:keepNext/>
      <w:keepLines/>
      <w:numPr>
        <w:numId w:val="2"/>
      </w:numPr>
      <w:spacing w:after="0"/>
      <w:jc w:val="center"/>
      <w:outlineLvl w:val="0"/>
    </w:pPr>
    <w:rPr>
      <w:rFonts w:ascii="TH Sarabun New" w:eastAsia="TH Sarabun New" w:hAnsi="TH Sarabun New"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BC2"/>
    <w:pPr>
      <w:keepNext/>
      <w:keepLines/>
      <w:numPr>
        <w:ilvl w:val="1"/>
        <w:numId w:val="2"/>
      </w:numPr>
      <w:spacing w:after="0"/>
      <w:outlineLvl w:val="1"/>
    </w:pPr>
    <w:rPr>
      <w:rFonts w:ascii="TH Sarabun New" w:eastAsia="TH Sarabun New" w:hAnsi="TH Sarabun New"/>
      <w:b/>
      <w:bCs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B47"/>
    <w:pPr>
      <w:keepNext/>
      <w:keepLines/>
      <w:numPr>
        <w:ilvl w:val="2"/>
        <w:numId w:val="1"/>
      </w:numPr>
      <w:spacing w:after="0"/>
      <w:ind w:left="0"/>
      <w:outlineLvl w:val="2"/>
    </w:pPr>
    <w:rPr>
      <w:rFonts w:ascii="TH Sarabun New" w:eastAsia="TH Sarabun New" w:hAnsi="TH Sarabun New"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4A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5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5EB1"/>
    <w:rPr>
      <w:rFonts w:ascii="Times New Roman" w:hAnsi="Times New Roman" w:cs="Angsana New"/>
      <w:sz w:val="24"/>
      <w:szCs w:val="30"/>
    </w:rPr>
  </w:style>
  <w:style w:type="table" w:styleId="TableGrid">
    <w:name w:val="Table Grid"/>
    <w:basedOn w:val="TableNormal"/>
    <w:uiPriority w:val="39"/>
    <w:rsid w:val="001E11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11EB"/>
    <w:rPr>
      <w:rFonts w:ascii="TH Sarabun New" w:eastAsia="TH Sarabun New" w:hAnsi="TH Sarabun New" w:cs="TH Sarabun New"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C0BC2"/>
    <w:rPr>
      <w:rFonts w:ascii="TH Sarabun New" w:eastAsia="TH Sarabun New" w:hAnsi="TH Sarabun New" w:cs="TH Sarabun New"/>
      <w:b/>
      <w:bCs/>
      <w:color w:val="000000" w:themeColor="tex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B47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33691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824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E5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595"/>
  </w:style>
  <w:style w:type="paragraph" w:styleId="Footer">
    <w:name w:val="footer"/>
    <w:basedOn w:val="Normal"/>
    <w:link w:val="FooterChar"/>
    <w:uiPriority w:val="99"/>
    <w:unhideWhenUsed/>
    <w:rsid w:val="004E5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595"/>
  </w:style>
  <w:style w:type="character" w:styleId="HTMLCode">
    <w:name w:val="HTML Code"/>
    <w:basedOn w:val="DefaultParagraphFont"/>
    <w:uiPriority w:val="99"/>
    <w:semiHidden/>
    <w:unhideWhenUsed/>
    <w:rsid w:val="00113A18"/>
    <w:rPr>
      <w:rFonts w:ascii="Tahoma" w:eastAsia="Times New Roman" w:hAnsi="Tahoma" w:cs="Tahoma"/>
      <w:sz w:val="20"/>
      <w:szCs w:val="20"/>
    </w:rPr>
  </w:style>
  <w:style w:type="paragraph" w:customStyle="1" w:styleId="whitespace-normal">
    <w:name w:val="whitespace-normal"/>
    <w:basedOn w:val="Normal"/>
    <w:rsid w:val="00780BBF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80BB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83140"/>
    <w:pPr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B6917"/>
    <w:pPr>
      <w:spacing w:after="100"/>
      <w:ind w:left="220"/>
    </w:pPr>
    <w:rPr>
      <w:color w:val="000000" w:themeColor="text1"/>
    </w:rPr>
  </w:style>
  <w:style w:type="paragraph" w:customStyle="1" w:styleId="a">
    <w:name w:val="รูปภาพ"/>
    <w:basedOn w:val="Normal"/>
    <w:link w:val="a0"/>
    <w:qFormat/>
    <w:rsid w:val="00E261B2"/>
    <w:pPr>
      <w:jc w:val="center"/>
    </w:pPr>
    <w:rPr>
      <w:rFonts w:ascii="TH Sarabun New" w:hAnsi="TH Sarabun New"/>
      <w:bCs/>
      <w:sz w:val="32"/>
    </w:rPr>
  </w:style>
  <w:style w:type="character" w:customStyle="1" w:styleId="a0">
    <w:name w:val="รูปภาพ อักขระ"/>
    <w:basedOn w:val="DefaultParagraphFont"/>
    <w:link w:val="a"/>
    <w:rsid w:val="00E261B2"/>
    <w:rPr>
      <w:rFonts w:ascii="TH Sarabun New" w:hAnsi="TH Sarabun New" w:cs="TH Sarabun New"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261B2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a1">
    <w:name w:val="ตาราง"/>
    <w:link w:val="a2"/>
    <w:qFormat/>
    <w:rsid w:val="00AC6425"/>
    <w:pPr>
      <w:jc w:val="center"/>
    </w:pPr>
    <w:rPr>
      <w:rFonts w:ascii="TH Sarabun New" w:hAnsi="TH Sarabun New" w:cs="TH Sarabun New"/>
      <w:bCs/>
      <w:color w:val="000000" w:themeColor="text1"/>
      <w:sz w:val="32"/>
      <w:szCs w:val="32"/>
    </w:rPr>
  </w:style>
  <w:style w:type="character" w:customStyle="1" w:styleId="a2">
    <w:name w:val="ตาราง อักขระ"/>
    <w:basedOn w:val="DefaultParagraphFont"/>
    <w:link w:val="a1"/>
    <w:rsid w:val="00AC6425"/>
    <w:rPr>
      <w:rFonts w:ascii="TH Sarabun New" w:hAnsi="TH Sarabun New" w:cs="TH Sarabun New"/>
      <w:bCs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A67CAE"/>
    <w:pPr>
      <w:spacing w:after="0"/>
    </w:pPr>
    <w:rPr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87134D"/>
    <w:rPr>
      <w:color w:val="0563C1" w:themeColor="hyperlink"/>
      <w:u w:val="single"/>
    </w:rPr>
  </w:style>
  <w:style w:type="paragraph" w:customStyle="1" w:styleId="h1">
    <w:name w:val="h1"/>
    <w:basedOn w:val="Normal"/>
    <w:link w:val="h10"/>
    <w:qFormat/>
    <w:rsid w:val="00CC1391"/>
    <w:pPr>
      <w:jc w:val="center"/>
    </w:pPr>
    <w:rPr>
      <w:rFonts w:ascii="TH Sarabun New" w:hAnsi="TH Sarabun New"/>
      <w:b/>
      <w:bCs/>
      <w:sz w:val="32"/>
    </w:rPr>
  </w:style>
  <w:style w:type="character" w:customStyle="1" w:styleId="h10">
    <w:name w:val="h1 อักขระ"/>
    <w:basedOn w:val="DefaultParagraphFont"/>
    <w:link w:val="h1"/>
    <w:rsid w:val="00CC1391"/>
    <w:rPr>
      <w:rFonts w:ascii="TH Sarabun New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8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BAD88-8885-4520-90E9-D1EC3524C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45</Pages>
  <Words>5712</Words>
  <Characters>32562</Characters>
  <Application>Microsoft Office Word</Application>
  <DocSecurity>0</DocSecurity>
  <Lines>271</Lines>
  <Paragraphs>76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sukanya maphrayuen</dc:creator>
  <cp:keywords/>
  <dc:description/>
  <cp:lastModifiedBy>sukanya maphrayuen</cp:lastModifiedBy>
  <cp:revision>7</cp:revision>
  <cp:lastPrinted>2025-10-06T01:12:00Z</cp:lastPrinted>
  <dcterms:created xsi:type="dcterms:W3CDTF">2025-10-04T11:40:00Z</dcterms:created>
  <dcterms:modified xsi:type="dcterms:W3CDTF">2025-10-06T01:12:00Z</dcterms:modified>
</cp:coreProperties>
</file>