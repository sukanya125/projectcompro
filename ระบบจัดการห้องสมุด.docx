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DDF38D" w14:textId="77777777" w:rsidR="007C307B" w:rsidRDefault="007C307B" w:rsidP="009423D3">
      <w:pPr>
        <w:spacing w:line="240" w:lineRule="auto"/>
        <w:jc w:val="center"/>
        <w:rPr>
          <w:rFonts w:ascii="TH Sarabun New" w:hAnsi="TH Sarabun New" w:hint="cs"/>
          <w:sz w:val="32"/>
          <w:cs/>
        </w:rPr>
      </w:pPr>
    </w:p>
    <w:p w14:paraId="7177B301" w14:textId="6FFFA806" w:rsidR="00425F00" w:rsidRPr="00781F02" w:rsidRDefault="00425F00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b/>
          <w:bCs/>
          <w:sz w:val="32"/>
          <w:cs/>
        </w:rPr>
        <w:t>ระบบจัดการห้องสมุด</w:t>
      </w:r>
    </w:p>
    <w:p w14:paraId="27FC3539" w14:textId="07DAD706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b/>
          <w:bCs/>
          <w:sz w:val="32"/>
        </w:rPr>
        <w:t>Library book lending and return system</w:t>
      </w:r>
    </w:p>
    <w:p w14:paraId="70369CDA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59A57953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09BB5977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58FDFD45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0BF613AE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74DD61A0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5090567F" w14:textId="06D54E5B" w:rsidR="009D05DB" w:rsidRPr="00781F02" w:rsidRDefault="009D05DB" w:rsidP="009423D3">
      <w:pPr>
        <w:pStyle w:val="ListParagraph"/>
        <w:spacing w:line="240" w:lineRule="auto"/>
        <w:ind w:left="840"/>
        <w:jc w:val="center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b/>
          <w:bCs/>
          <w:sz w:val="32"/>
          <w:cs/>
        </w:rPr>
        <w:t>นางสาว สุกัญญา มาพระยืน</w:t>
      </w:r>
      <w:r w:rsidRPr="00781F02">
        <w:rPr>
          <w:rFonts w:ascii="TH Sarabun New" w:hAnsi="TH Sarabun New"/>
          <w:b/>
          <w:bCs/>
          <w:sz w:val="32"/>
          <w:cs/>
        </w:rPr>
        <w:tab/>
        <w:t>รหัส  6806022510211</w:t>
      </w:r>
      <w:r w:rsidRPr="00781F02">
        <w:rPr>
          <w:rFonts w:ascii="TH Sarabun New" w:hAnsi="TH Sarabun New"/>
          <w:b/>
          <w:bCs/>
          <w:sz w:val="32"/>
          <w:cs/>
        </w:rPr>
        <w:tab/>
      </w:r>
      <w:r w:rsidRPr="00781F02">
        <w:rPr>
          <w:rFonts w:ascii="TH Sarabun New" w:hAnsi="TH Sarabun New"/>
          <w:b/>
          <w:bCs/>
          <w:sz w:val="32"/>
        </w:rPr>
        <w:t>Sec 2</w:t>
      </w:r>
    </w:p>
    <w:p w14:paraId="06B35C06" w14:textId="105B9620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3EF78C4A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26702FAD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4758756D" w14:textId="77777777" w:rsidR="009D05DB" w:rsidRPr="00781F02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1A79D2AF" w14:textId="77777777" w:rsidR="009D05DB" w:rsidRPr="00781F02" w:rsidRDefault="009D05DB" w:rsidP="009423D3">
      <w:pPr>
        <w:spacing w:line="240" w:lineRule="auto"/>
        <w:rPr>
          <w:rFonts w:ascii="TH Sarabun New" w:hAnsi="TH Sarabun New"/>
          <w:sz w:val="32"/>
        </w:rPr>
      </w:pPr>
    </w:p>
    <w:p w14:paraId="2766FB84" w14:textId="77777777" w:rsidR="009D05DB" w:rsidRDefault="009D05DB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6C9F0EAE" w14:textId="77777777" w:rsidR="00EE054A" w:rsidRPr="00781F02" w:rsidRDefault="00EE054A" w:rsidP="009423D3">
      <w:pPr>
        <w:spacing w:line="240" w:lineRule="auto"/>
        <w:jc w:val="center"/>
        <w:rPr>
          <w:rFonts w:ascii="TH Sarabun New" w:hAnsi="TH Sarabun New"/>
          <w:sz w:val="32"/>
        </w:rPr>
      </w:pPr>
    </w:p>
    <w:p w14:paraId="08BCDCF1" w14:textId="288D7877" w:rsidR="009D05DB" w:rsidRPr="00291C95" w:rsidRDefault="00291C95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291C95">
        <w:rPr>
          <w:rFonts w:ascii="TH Sarabun New" w:hAnsi="TH Sarabun New" w:hint="cs"/>
          <w:b/>
          <w:bCs/>
          <w:sz w:val="32"/>
          <w:cs/>
        </w:rPr>
        <w:t>โครงงานนี้เป็นส่วนหนึ่งของการศึกษาหลักสูตรวิศวกรรมศาสตรบัณฑิต</w:t>
      </w:r>
    </w:p>
    <w:p w14:paraId="4F3FC43C" w14:textId="4F4E3FD0" w:rsidR="00291C95" w:rsidRPr="00291C95" w:rsidRDefault="00291C95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291C95">
        <w:rPr>
          <w:rFonts w:ascii="TH Sarabun New" w:hAnsi="TH Sarabun New" w:hint="cs"/>
          <w:b/>
          <w:bCs/>
          <w:sz w:val="32"/>
          <w:cs/>
        </w:rPr>
        <w:t>สาขาวิศกรรมสารสนเทศและเครือข่าย ภาควิชาเทคโนโลยีสารสนเทศ</w:t>
      </w:r>
    </w:p>
    <w:p w14:paraId="100383FA" w14:textId="492CC2CA" w:rsidR="00291C95" w:rsidRPr="00291C95" w:rsidRDefault="00291C95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291C95">
        <w:rPr>
          <w:rFonts w:ascii="TH Sarabun New" w:hAnsi="TH Sarabun New" w:hint="cs"/>
          <w:b/>
          <w:bCs/>
          <w:sz w:val="32"/>
          <w:cs/>
        </w:rPr>
        <w:t>คณะเทคโนโลยีและการจัดการอุตสาหกรรม มหาวิทยาลัยเทคโนโลยีพระจอมเกล้าพระนครเหนือ</w:t>
      </w:r>
    </w:p>
    <w:p w14:paraId="1BAFA8CA" w14:textId="43B614C3" w:rsidR="00291C95" w:rsidRPr="00291C95" w:rsidRDefault="00291C95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291C95">
        <w:rPr>
          <w:rFonts w:ascii="TH Sarabun New" w:hAnsi="TH Sarabun New" w:hint="cs"/>
          <w:b/>
          <w:bCs/>
          <w:sz w:val="32"/>
          <w:cs/>
        </w:rPr>
        <w:t>ปีการศึกษา 2568</w:t>
      </w:r>
    </w:p>
    <w:p w14:paraId="6218CC32" w14:textId="265EAD51" w:rsidR="009A57FF" w:rsidRDefault="00291C95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291C95">
        <w:rPr>
          <w:rFonts w:ascii="TH Sarabun New" w:hAnsi="TH Sarabun New" w:hint="cs"/>
          <w:b/>
          <w:bCs/>
          <w:sz w:val="32"/>
          <w:cs/>
        </w:rPr>
        <w:t>ลิขสิทธิ์ของมหาวิทยาลัยเท</w:t>
      </w:r>
      <w:r w:rsidR="007C5D28">
        <w:rPr>
          <w:rFonts w:ascii="TH Sarabun New" w:hAnsi="TH Sarabun New" w:hint="cs"/>
          <w:b/>
          <w:bCs/>
          <w:sz w:val="32"/>
          <w:cs/>
        </w:rPr>
        <w:t>ค</w:t>
      </w:r>
      <w:r w:rsidR="009A57FF" w:rsidRPr="00291C95">
        <w:rPr>
          <w:rFonts w:ascii="TH Sarabun New" w:hAnsi="TH Sarabun New" w:hint="cs"/>
          <w:b/>
          <w:bCs/>
          <w:sz w:val="32"/>
          <w:cs/>
        </w:rPr>
        <w:t>โลยีพระจอมเกล้าพระนครเหนือ</w:t>
      </w:r>
    </w:p>
    <w:p w14:paraId="3B25F8CE" w14:textId="6C5E7ABF" w:rsidR="00262A33" w:rsidRDefault="00262A33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  <w:cs/>
        </w:rPr>
        <w:sectPr w:rsidR="00262A33" w:rsidSect="00E729A2">
          <w:footerReference w:type="default" r:id="rId8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</w:p>
    <w:p w14:paraId="28D24F3C" w14:textId="1196589C" w:rsidR="009D05DB" w:rsidRPr="00781F02" w:rsidRDefault="009D05DB" w:rsidP="009423D3">
      <w:pPr>
        <w:pStyle w:val="h1"/>
        <w:spacing w:line="240" w:lineRule="auto"/>
      </w:pPr>
      <w:bookmarkStart w:id="0" w:name="_Toc210387064"/>
      <w:r w:rsidRPr="00781F02">
        <w:rPr>
          <w:cs/>
        </w:rPr>
        <w:lastRenderedPageBreak/>
        <w:t>คำนำ</w:t>
      </w:r>
      <w:bookmarkEnd w:id="0"/>
    </w:p>
    <w:p w14:paraId="69F14097" w14:textId="77777777" w:rsidR="003F376F" w:rsidRPr="003F376F" w:rsidRDefault="003F376F" w:rsidP="009423D3">
      <w:pPr>
        <w:spacing w:line="240" w:lineRule="auto"/>
        <w:ind w:firstLine="720"/>
        <w:jc w:val="thaiDistribute"/>
        <w:rPr>
          <w:rFonts w:ascii="TH Sarabun New" w:hAnsi="TH Sarabun New"/>
          <w:sz w:val="32"/>
        </w:rPr>
      </w:pPr>
      <w:r w:rsidRPr="003F376F">
        <w:rPr>
          <w:rFonts w:ascii="TH Sarabun New" w:hAnsi="TH Sarabun New"/>
          <w:sz w:val="32"/>
          <w:cs/>
        </w:rPr>
        <w:t>โครงการ</w:t>
      </w:r>
      <w:r w:rsidRPr="003F376F">
        <w:rPr>
          <w:rFonts w:ascii="TH Sarabun New" w:hAnsi="TH Sarabun New"/>
          <w:sz w:val="32"/>
        </w:rPr>
        <w:t xml:space="preserve"> “</w:t>
      </w:r>
      <w:r w:rsidRPr="003F376F">
        <w:rPr>
          <w:rFonts w:ascii="TH Sarabun New" w:hAnsi="TH Sarabun New"/>
          <w:sz w:val="32"/>
          <w:cs/>
        </w:rPr>
        <w:t>ระบบจัดการห้องสมุดไบนารี”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จัดทำขึ้นโดยมีวัตถุประสงค์เพื่อพัฒนาระบบจัดการห้องสมุดขนาดเล็กที่สามารถทำงานบน</w:t>
      </w:r>
      <w:r w:rsidRPr="003F376F">
        <w:rPr>
          <w:rFonts w:ascii="TH Sarabun New" w:hAnsi="TH Sarabun New"/>
          <w:sz w:val="32"/>
        </w:rPr>
        <w:t xml:space="preserve"> Command-Line Interface (CLI) </w:t>
      </w:r>
      <w:r w:rsidRPr="003F376F">
        <w:rPr>
          <w:rFonts w:ascii="TH Sarabun New" w:hAnsi="TH Sarabun New"/>
          <w:sz w:val="32"/>
          <w:cs/>
        </w:rPr>
        <w:t xml:space="preserve">โดยเน้นการเรียนรู้และสาธิตการจัดการไฟล์ข้อมูลด้วยภาษา </w:t>
      </w:r>
      <w:r w:rsidRPr="003F376F">
        <w:rPr>
          <w:rFonts w:ascii="TH Sarabun New" w:hAnsi="TH Sarabun New"/>
          <w:sz w:val="32"/>
        </w:rPr>
        <w:t xml:space="preserve">Python </w:t>
      </w:r>
      <w:r w:rsidRPr="003F376F">
        <w:rPr>
          <w:rFonts w:ascii="TH Sarabun New" w:hAnsi="TH Sarabun New"/>
          <w:sz w:val="32"/>
          <w:cs/>
        </w:rPr>
        <w:t>ผ่านการใช้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ไฟล์ไบนารี (</w:t>
      </w:r>
      <w:r w:rsidRPr="003F376F">
        <w:rPr>
          <w:rFonts w:ascii="TH Sarabun New" w:hAnsi="TH Sarabun New"/>
          <w:sz w:val="32"/>
        </w:rPr>
        <w:t xml:space="preserve">Binary File) </w:t>
      </w:r>
      <w:r w:rsidRPr="003F376F">
        <w:rPr>
          <w:rFonts w:ascii="TH Sarabun New" w:hAnsi="TH Sarabun New"/>
          <w:sz w:val="32"/>
          <w:cs/>
        </w:rPr>
        <w:t>และ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 xml:space="preserve">โมดูล </w:t>
      </w:r>
      <w:r w:rsidRPr="003F376F">
        <w:rPr>
          <w:rFonts w:ascii="TH Sarabun New" w:hAnsi="TH Sarabun New"/>
          <w:sz w:val="32"/>
        </w:rPr>
        <w:t xml:space="preserve">struct </w:t>
      </w:r>
      <w:r w:rsidRPr="003F376F">
        <w:rPr>
          <w:rFonts w:ascii="TH Sarabun New" w:hAnsi="TH Sarabun New"/>
          <w:sz w:val="32"/>
          <w:cs/>
        </w:rPr>
        <w:t>ซึ่งช่วยให้ผู้พัฒนาเข้าใจหลักการจัดเก็บข้อมูล การอ่าน-เขียนข้อมูลแบบไบนารี และการจัดการข้อมูลขนาดใหญ่ได้อย่างมีประสิทธิภาพ</w:t>
      </w:r>
    </w:p>
    <w:p w14:paraId="6747D059" w14:textId="77777777" w:rsidR="003F376F" w:rsidRPr="003F376F" w:rsidRDefault="003F376F" w:rsidP="009423D3">
      <w:pPr>
        <w:spacing w:line="240" w:lineRule="auto"/>
        <w:jc w:val="thaiDistribute"/>
        <w:rPr>
          <w:rFonts w:ascii="TH Sarabun New" w:hAnsi="TH Sarabun New"/>
          <w:sz w:val="32"/>
        </w:rPr>
      </w:pPr>
      <w:r w:rsidRPr="003F376F">
        <w:rPr>
          <w:rFonts w:ascii="TH Sarabun New" w:hAnsi="TH Sarabun New"/>
          <w:sz w:val="32"/>
          <w:cs/>
        </w:rPr>
        <w:t>ระบบนี้ถูกออกแบบเพื่อช่วยให้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บรรณารักษ์ หรือเจ้าหน้าที่ผู้ดูแลระบบ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 xml:space="preserve">สามารถทำงานประจำในห้องสมุดได้ง่ายและรวดเร็ว เช่น การเพิ่ม ลบ แก้ไข และค้นหาข้อมูลหนังสือและสมาชิก การบันทึกและติดตามประวัติการยืม-คืนหนังสือ รวมถึงการสร้างรายงานสรุปภาพรวมของห้องสมุด นอกจากนี้ โครงการยังมุ่งเน้นการพัฒนาฟังก์ชัน </w:t>
      </w:r>
      <w:r w:rsidRPr="003F376F">
        <w:rPr>
          <w:rFonts w:ascii="TH Sarabun New" w:hAnsi="TH Sarabun New"/>
          <w:sz w:val="32"/>
        </w:rPr>
        <w:t xml:space="preserve">CRUD (Create, Read, Update, Delete) </w:t>
      </w:r>
      <w:r w:rsidRPr="003F376F">
        <w:rPr>
          <w:rFonts w:ascii="TH Sarabun New" w:hAnsi="TH Sarabun New"/>
          <w:sz w:val="32"/>
          <w:cs/>
        </w:rPr>
        <w:t>และการสร้างรายงาน (.</w:t>
      </w:r>
      <w:r w:rsidRPr="003F376F">
        <w:rPr>
          <w:rFonts w:ascii="TH Sarabun New" w:hAnsi="TH Sarabun New"/>
          <w:sz w:val="32"/>
        </w:rPr>
        <w:t xml:space="preserve">txt) </w:t>
      </w:r>
      <w:r w:rsidRPr="003F376F">
        <w:rPr>
          <w:rFonts w:ascii="TH Sarabun New" w:hAnsi="TH Sarabun New"/>
          <w:sz w:val="32"/>
          <w:cs/>
        </w:rPr>
        <w:t>เพื่อให้ผู้ใช้สามารถตรวจสอบสถานะของระบบได้อย่างชัดเจน</w:t>
      </w:r>
    </w:p>
    <w:p w14:paraId="4910CAF6" w14:textId="77777777" w:rsidR="003F376F" w:rsidRPr="003F376F" w:rsidRDefault="003F376F" w:rsidP="009423D3">
      <w:pPr>
        <w:spacing w:line="240" w:lineRule="auto"/>
        <w:jc w:val="thaiDistribute"/>
        <w:rPr>
          <w:rFonts w:ascii="TH Sarabun New" w:hAnsi="TH Sarabun New"/>
          <w:sz w:val="32"/>
        </w:rPr>
      </w:pPr>
      <w:r w:rsidRPr="003F376F">
        <w:rPr>
          <w:rFonts w:ascii="TH Sarabun New" w:hAnsi="TH Sarabun New"/>
          <w:sz w:val="32"/>
          <w:cs/>
        </w:rPr>
        <w:t xml:space="preserve">ในการทำโครงการครั้งนี้ ผู้จัดทำได้ศึกษาแนวคิดและเทคนิคการจัดการไฟล์ไบนารี การใช้งาน </w:t>
      </w:r>
      <w:r w:rsidRPr="003F376F">
        <w:rPr>
          <w:rFonts w:ascii="TH Sarabun New" w:hAnsi="TH Sarabun New"/>
          <w:sz w:val="32"/>
        </w:rPr>
        <w:t xml:space="preserve">struct </w:t>
      </w:r>
      <w:r w:rsidRPr="003F376F">
        <w:rPr>
          <w:rFonts w:ascii="TH Sarabun New" w:hAnsi="TH Sarabun New"/>
          <w:sz w:val="32"/>
          <w:cs/>
        </w:rPr>
        <w:t xml:space="preserve">ใน </w:t>
      </w:r>
      <w:r w:rsidRPr="003F376F">
        <w:rPr>
          <w:rFonts w:ascii="TH Sarabun New" w:hAnsi="TH Sarabun New"/>
          <w:sz w:val="32"/>
        </w:rPr>
        <w:t xml:space="preserve">Python </w:t>
      </w:r>
      <w:r w:rsidRPr="003F376F">
        <w:rPr>
          <w:rFonts w:ascii="TH Sarabun New" w:hAnsi="TH Sarabun New"/>
          <w:sz w:val="32"/>
          <w:cs/>
        </w:rPr>
        <w:t xml:space="preserve">การจัดการสตริงและตัวเลข การจัดการวันเวลาแบบ </w:t>
      </w:r>
      <w:r w:rsidRPr="003F376F">
        <w:rPr>
          <w:rFonts w:ascii="TH Sarabun New" w:hAnsi="TH Sarabun New"/>
          <w:sz w:val="32"/>
        </w:rPr>
        <w:t xml:space="preserve">Unix Timestamp </w:t>
      </w:r>
      <w:r w:rsidRPr="003F376F">
        <w:rPr>
          <w:rFonts w:ascii="TH Sarabun New" w:hAnsi="TH Sarabun New"/>
          <w:sz w:val="32"/>
          <w:cs/>
        </w:rPr>
        <w:t>รวมถึงการออกแบบเมนูและผังการทำงาน เพื่อให้ระบบสามารถทำงานได้อย่างถูกต้อง ครอบคลุมความต้องการของผู้ใช้งาน และรองรับข้อมูลหนังสือและสมาชิกในระดับ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หลักพันระเบียน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พร้อมข้อมูลการยืม-คืนในระดับ</w:t>
      </w:r>
      <w:r w:rsidRPr="003F376F">
        <w:rPr>
          <w:rFonts w:ascii="TH Sarabun New" w:hAnsi="TH Sarabun New"/>
          <w:sz w:val="32"/>
        </w:rPr>
        <w:t xml:space="preserve"> </w:t>
      </w:r>
      <w:r w:rsidRPr="003F376F">
        <w:rPr>
          <w:rFonts w:ascii="TH Sarabun New" w:hAnsi="TH Sarabun New"/>
          <w:sz w:val="32"/>
          <w:cs/>
        </w:rPr>
        <w:t>หลักหมื่นระเบียน</w:t>
      </w:r>
    </w:p>
    <w:p w14:paraId="24471709" w14:textId="77777777" w:rsidR="003F376F" w:rsidRPr="003F376F" w:rsidRDefault="003F376F" w:rsidP="009423D3">
      <w:pPr>
        <w:spacing w:line="240" w:lineRule="auto"/>
        <w:ind w:firstLine="720"/>
        <w:jc w:val="thaiDistribute"/>
        <w:rPr>
          <w:rFonts w:ascii="TH Sarabun New" w:hAnsi="TH Sarabun New"/>
          <w:sz w:val="32"/>
        </w:rPr>
      </w:pPr>
      <w:r w:rsidRPr="003F376F">
        <w:rPr>
          <w:rFonts w:ascii="TH Sarabun New" w:hAnsi="TH Sarabun New"/>
          <w:sz w:val="32"/>
          <w:cs/>
        </w:rPr>
        <w:t>สุดท้ายนี้ ผู้จัดทำขอขอบคุณอาจารย์ที่ปรึกษาและผู้เกี่ยวข้องทุกท่านที่ให้คำแนะนำและความช่วยเหลือ ทำให้โครงการนี้สามารถสำเร็จลุล่วงตามวัตถุประสงค์และสามารถนำไปใช้ประโยชน์ได้จริง</w:t>
      </w:r>
    </w:p>
    <w:p w14:paraId="25B588D7" w14:textId="77777777" w:rsidR="003F376F" w:rsidRPr="00781F02" w:rsidRDefault="003F376F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4289C733" w14:textId="77777777" w:rsidR="003F376F" w:rsidRPr="00781F02" w:rsidRDefault="003F376F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6B1C8F89" w14:textId="77777777" w:rsidR="003F376F" w:rsidRPr="00781F02" w:rsidRDefault="003F376F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4C11062D" w14:textId="77777777" w:rsidR="003F376F" w:rsidRPr="00781F02" w:rsidRDefault="003F376F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21C6EBFF" w14:textId="77777777" w:rsidR="003F376F" w:rsidRPr="00781F02" w:rsidRDefault="003F376F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6F1D7FCC" w14:textId="77777777" w:rsidR="00B45924" w:rsidRDefault="00B45924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64171181" w14:textId="44DAC5F0" w:rsidR="007C307B" w:rsidRDefault="007C307B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5224BBED" w14:textId="41C3F52F" w:rsidR="00EE054A" w:rsidRDefault="00EE054A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</w:p>
    <w:p w14:paraId="3C007650" w14:textId="15BA80AE" w:rsidR="00CC1391" w:rsidRDefault="00CC1391" w:rsidP="009423D3">
      <w:pPr>
        <w:pStyle w:val="TOC1"/>
        <w:tabs>
          <w:tab w:val="right" w:pos="9016"/>
        </w:tabs>
        <w:spacing w:line="240" w:lineRule="auto"/>
        <w:rPr>
          <w:rFonts w:eastAsiaTheme="minorEastAsia" w:cstheme="minorBidi"/>
          <w:noProof/>
          <w:color w:val="auto"/>
          <w:szCs w:val="28"/>
        </w:rPr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TOC \o "</w:instrText>
      </w:r>
      <w:r>
        <w:rPr>
          <w:cs/>
        </w:rPr>
        <w:instrText xml:space="preserve">1-2" </w:instrText>
      </w:r>
      <w:r>
        <w:instrText>\f \h \z \t "h</w:instrText>
      </w:r>
      <w:r>
        <w:rPr>
          <w:cs/>
        </w:rPr>
        <w:instrText>1</w:instrText>
      </w:r>
      <w:r>
        <w:instrText>,</w:instrText>
      </w:r>
      <w:r>
        <w:rPr>
          <w:cs/>
        </w:rPr>
        <w:instrText xml:space="preserve">1" </w:instrText>
      </w:r>
      <w:r>
        <w:rPr>
          <w:cs/>
        </w:rPr>
        <w:fldChar w:fldCharType="separate"/>
      </w:r>
    </w:p>
    <w:p w14:paraId="41E284BB" w14:textId="78C7AE88" w:rsidR="003F376F" w:rsidRPr="00781F02" w:rsidRDefault="00CC1391" w:rsidP="009423D3">
      <w:pPr>
        <w:pStyle w:val="h1"/>
        <w:spacing w:line="240" w:lineRule="auto"/>
      </w:pPr>
      <w:r>
        <w:rPr>
          <w:cs/>
        </w:rPr>
        <w:fldChar w:fldCharType="end"/>
      </w:r>
      <w:bookmarkStart w:id="1" w:name="_Toc210387065"/>
      <w:r w:rsidR="003F376F" w:rsidRPr="00781F02">
        <w:rPr>
          <w:cs/>
        </w:rPr>
        <w:t>สารบัญ</w:t>
      </w:r>
      <w:bookmarkEnd w:id="1"/>
    </w:p>
    <w:p w14:paraId="314BE8DA" w14:textId="6B74B3AF" w:rsidR="003F376F" w:rsidRDefault="003F376F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sz w:val="32"/>
          <w:cs/>
        </w:rPr>
        <w:lastRenderedPageBreak/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="00611CEE">
        <w:rPr>
          <w:rFonts w:ascii="TH Sarabun New" w:hAnsi="TH Sarabun New" w:hint="cs"/>
          <w:sz w:val="32"/>
          <w:cs/>
        </w:rPr>
        <w:t xml:space="preserve">          </w:t>
      </w:r>
      <w:r w:rsidRPr="00611CEE">
        <w:rPr>
          <w:rFonts w:ascii="TH Sarabun New" w:hAnsi="TH Sarabun New"/>
          <w:b/>
          <w:bCs/>
          <w:sz w:val="32"/>
          <w:cs/>
        </w:rPr>
        <w:t>หน้า</w:t>
      </w:r>
    </w:p>
    <w:p w14:paraId="2C21AF5A" w14:textId="2931360F" w:rsidR="009D1622" w:rsidRPr="00214AC7" w:rsidRDefault="009D1622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คำนำ</w:t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7C5D28">
        <w:rPr>
          <w:rFonts w:ascii="TH Sarabun New" w:hAnsi="TH Sarabun New"/>
          <w:sz w:val="32"/>
        </w:rPr>
        <w:t xml:space="preserve">                                             </w:t>
      </w:r>
      <w:r w:rsidR="00214AC7">
        <w:rPr>
          <w:rFonts w:ascii="TH Sarabun New" w:hAnsi="TH Sarabun New" w:hint="cs"/>
          <w:sz w:val="32"/>
          <w:cs/>
        </w:rPr>
        <w:t>ก</w:t>
      </w:r>
    </w:p>
    <w:p w14:paraId="259791C9" w14:textId="31CEDC18" w:rsidR="009D1622" w:rsidRPr="00214AC7" w:rsidRDefault="009D1622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สารบัญ</w:t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214AC7">
        <w:rPr>
          <w:rFonts w:ascii="TH Sarabun New" w:hAnsi="TH Sarabun New"/>
          <w:sz w:val="32"/>
        </w:rPr>
        <w:tab/>
      </w:r>
      <w:r w:rsidR="007C5D28">
        <w:rPr>
          <w:rFonts w:ascii="TH Sarabun New" w:hAnsi="TH Sarabun New"/>
          <w:sz w:val="32"/>
        </w:rPr>
        <w:t xml:space="preserve">                                                                  </w:t>
      </w:r>
      <w:r w:rsidR="00214AC7">
        <w:rPr>
          <w:rFonts w:ascii="TH Sarabun New" w:hAnsi="TH Sarabun New" w:hint="cs"/>
          <w:sz w:val="32"/>
          <w:cs/>
        </w:rPr>
        <w:t>ข</w:t>
      </w:r>
    </w:p>
    <w:p w14:paraId="667AE4A2" w14:textId="4CF77EED" w:rsidR="009D1622" w:rsidRPr="00214AC7" w:rsidRDefault="009D1622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สารบัญ</w:t>
      </w:r>
      <w:r w:rsidR="00900809">
        <w:rPr>
          <w:rFonts w:ascii="TH Sarabun New" w:hAnsi="TH Sarabun New"/>
          <w:sz w:val="32"/>
        </w:rPr>
        <w:t>(</w:t>
      </w:r>
      <w:r w:rsidR="00214AC7" w:rsidRPr="00214AC7">
        <w:rPr>
          <w:rFonts w:ascii="TH Sarabun New" w:hAnsi="TH Sarabun New" w:hint="cs"/>
          <w:sz w:val="32"/>
          <w:cs/>
        </w:rPr>
        <w:t>ต่อ</w:t>
      </w:r>
      <w:r w:rsidR="00900809">
        <w:rPr>
          <w:rFonts w:ascii="TH Sarabun New" w:hAnsi="TH Sarabun New"/>
          <w:sz w:val="32"/>
        </w:rPr>
        <w:t>)</w:t>
      </w:r>
      <w:r w:rsidR="007C5D28">
        <w:rPr>
          <w:rFonts w:ascii="TH Sarabun New" w:hAnsi="TH Sarabun New"/>
          <w:sz w:val="32"/>
        </w:rPr>
        <w:t xml:space="preserve">                                                                                                                  </w:t>
      </w:r>
      <w:r w:rsidR="00214AC7">
        <w:rPr>
          <w:rFonts w:ascii="TH Sarabun New" w:hAnsi="TH Sarabun New" w:hint="cs"/>
          <w:sz w:val="32"/>
          <w:cs/>
        </w:rPr>
        <w:t>ค</w:t>
      </w:r>
    </w:p>
    <w:p w14:paraId="4FBF95E7" w14:textId="67DE42FB" w:rsidR="00214AC7" w:rsidRPr="00214AC7" w:rsidRDefault="00214AC7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สารบัญรูปภาพ</w:t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/>
          <w:sz w:val="32"/>
          <w:cs/>
        </w:rPr>
        <w:tab/>
      </w:r>
      <w:r w:rsidR="00900809">
        <w:rPr>
          <w:rFonts w:ascii="TH Sarabun New" w:hAnsi="TH Sarabun New" w:hint="cs"/>
          <w:sz w:val="32"/>
          <w:cs/>
        </w:rPr>
        <w:t xml:space="preserve">  </w:t>
      </w:r>
      <w:r w:rsidR="00A85EFD">
        <w:rPr>
          <w:rFonts w:ascii="TH Sarabun New" w:hAnsi="TH Sarabun New" w:hint="cs"/>
          <w:sz w:val="32"/>
          <w:cs/>
        </w:rPr>
        <w:t xml:space="preserve"> </w:t>
      </w:r>
      <w:r w:rsidR="007C5D28">
        <w:rPr>
          <w:rFonts w:ascii="TH Sarabun New" w:hAnsi="TH Sarabun New" w:hint="cs"/>
          <w:sz w:val="32"/>
          <w:cs/>
        </w:rPr>
        <w:t xml:space="preserve"> </w:t>
      </w:r>
      <w:r w:rsidR="00900809">
        <w:rPr>
          <w:rFonts w:ascii="TH Sarabun New" w:hAnsi="TH Sarabun New" w:hint="cs"/>
          <w:sz w:val="32"/>
          <w:cs/>
        </w:rPr>
        <w:t>ง</w:t>
      </w:r>
    </w:p>
    <w:p w14:paraId="722C5810" w14:textId="4C481D02" w:rsidR="00214AC7" w:rsidRPr="00214AC7" w:rsidRDefault="00214AC7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สารบัญรูปภาพ</w:t>
      </w:r>
      <w:r w:rsidR="00900809">
        <w:rPr>
          <w:rFonts w:ascii="TH Sarabun New" w:hAnsi="TH Sarabun New"/>
          <w:sz w:val="32"/>
        </w:rPr>
        <w:t>(</w:t>
      </w:r>
      <w:r w:rsidR="00900809" w:rsidRPr="00214AC7">
        <w:rPr>
          <w:rFonts w:ascii="TH Sarabun New" w:hAnsi="TH Sarabun New" w:hint="cs"/>
          <w:sz w:val="32"/>
          <w:cs/>
        </w:rPr>
        <w:t>ต่อ</w:t>
      </w:r>
      <w:r w:rsidR="00900809">
        <w:rPr>
          <w:rFonts w:ascii="TH Sarabun New" w:hAnsi="TH Sarabun New"/>
          <w:sz w:val="32"/>
        </w:rPr>
        <w:t>)</w:t>
      </w:r>
      <w:r w:rsidR="007C5D28">
        <w:rPr>
          <w:rFonts w:ascii="TH Sarabun New" w:hAnsi="TH Sarabun New"/>
          <w:sz w:val="32"/>
        </w:rPr>
        <w:t xml:space="preserve">                                                                                                         </w:t>
      </w:r>
      <w:r w:rsidR="00A85EFD">
        <w:rPr>
          <w:rFonts w:ascii="TH Sarabun New" w:hAnsi="TH Sarabun New" w:hint="cs"/>
          <w:sz w:val="32"/>
          <w:cs/>
        </w:rPr>
        <w:t>จ</w:t>
      </w:r>
    </w:p>
    <w:p w14:paraId="67718F7D" w14:textId="0B9504DE" w:rsidR="009D1622" w:rsidRPr="00214AC7" w:rsidRDefault="00214AC7" w:rsidP="009423D3">
      <w:pPr>
        <w:spacing w:line="240" w:lineRule="auto"/>
        <w:rPr>
          <w:rFonts w:ascii="TH Sarabun New" w:hAnsi="TH Sarabun New"/>
          <w:sz w:val="32"/>
          <w:cs/>
        </w:rPr>
      </w:pPr>
      <w:r w:rsidRPr="00214AC7">
        <w:rPr>
          <w:rFonts w:ascii="TH Sarabun New" w:hAnsi="TH Sarabun New" w:hint="cs"/>
          <w:sz w:val="32"/>
          <w:cs/>
        </w:rPr>
        <w:t>สารบัญตาราง</w:t>
      </w:r>
      <w:r w:rsidR="007C5D28">
        <w:rPr>
          <w:rFonts w:ascii="TH Sarabun New" w:hAnsi="TH Sarabun New"/>
          <w:sz w:val="32"/>
          <w:cs/>
        </w:rPr>
        <w:tab/>
      </w:r>
      <w:r w:rsidR="007C5D28">
        <w:rPr>
          <w:rFonts w:ascii="TH Sarabun New" w:hAnsi="TH Sarabun New" w:hint="cs"/>
          <w:sz w:val="32"/>
          <w:cs/>
        </w:rPr>
        <w:t xml:space="preserve">                                                                                                            ฉ</w:t>
      </w:r>
    </w:p>
    <w:p w14:paraId="03FC8F07" w14:textId="6B4F880C" w:rsidR="00B21B30" w:rsidRPr="00B21B30" w:rsidRDefault="00B21B30" w:rsidP="009423D3">
      <w:pPr>
        <w:pStyle w:val="TOC1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sz w:val="32"/>
        </w:rPr>
        <w:fldChar w:fldCharType="begin"/>
      </w:r>
      <w:r w:rsidRPr="00B21B30">
        <w:rPr>
          <w:rFonts w:ascii="TH Sarabun New" w:hAnsi="TH Sarabun New"/>
          <w:sz w:val="32"/>
        </w:rPr>
        <w:instrText xml:space="preserve"> TOC \o "1-2" \u </w:instrText>
      </w:r>
      <w:r w:rsidRPr="00B21B30">
        <w:rPr>
          <w:rFonts w:ascii="TH Sarabun New" w:hAnsi="TH Sarabun New"/>
          <w:sz w:val="32"/>
        </w:rPr>
        <w:fldChar w:fldCharType="separate"/>
      </w:r>
      <w:r w:rsidRPr="00B21B30">
        <w:rPr>
          <w:rFonts w:ascii="TH Sarabun New" w:hAnsi="TH Sarabun New"/>
          <w:noProof/>
          <w:sz w:val="32"/>
        </w:rPr>
        <w:t>บทที่ 1</w:t>
      </w:r>
      <w:r w:rsidRPr="00B21B30">
        <w:rPr>
          <w:rFonts w:ascii="TH Sarabun New" w:hAnsi="TH Sarabun New"/>
          <w:noProof/>
          <w:sz w:val="32"/>
          <w:cs/>
        </w:rPr>
        <w:t xml:space="preserve"> บทนำ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_Toc210379700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7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0B07B62B" w14:textId="0F45F0DC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1.1</w:t>
      </w:r>
      <w:r w:rsidRPr="00B21B30">
        <w:rPr>
          <w:rFonts w:ascii="TH Sarabun New" w:hAnsi="TH Sarabun New"/>
          <w:noProof/>
          <w:sz w:val="32"/>
          <w:cs/>
        </w:rPr>
        <w:t xml:space="preserve"> วัตถุประสงค์ของโครงงาน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_Toc210379701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7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1E4530F" w14:textId="74762F78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1.2</w:t>
      </w:r>
      <w:r w:rsidRPr="00B21B30">
        <w:rPr>
          <w:rFonts w:ascii="TH Sarabun New" w:hAnsi="TH Sarabun New"/>
          <w:noProof/>
          <w:sz w:val="32"/>
          <w:cs/>
        </w:rPr>
        <w:t xml:space="preserve"> ขอบเขตของโครงาน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_Toc210379702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7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6F532C34" w14:textId="5237CDC1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  <w:cs/>
        </w:rPr>
        <w:t>1.3 ประโยชน์ที่ได้รับ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_Toc210379703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8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64D3CB36" w14:textId="5FC4E850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1.4</w:t>
      </w:r>
      <w:r w:rsidRPr="00B21B30">
        <w:rPr>
          <w:rFonts w:ascii="TH Sarabun New" w:hAnsi="TH Sarabun New"/>
          <w:noProof/>
          <w:sz w:val="32"/>
          <w:cs/>
        </w:rPr>
        <w:t xml:space="preserve"> เครื่องมือที่คาดว่าจะต้องใช้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_Toc210379704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8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2C27CE6E" w14:textId="4BCA165E" w:rsidR="00B21B30" w:rsidRPr="00B21B30" w:rsidRDefault="00B21B30" w:rsidP="009423D3">
      <w:pPr>
        <w:pStyle w:val="TOC1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บทที่ 2</w:t>
      </w:r>
      <w:r w:rsidRPr="00B21B30">
        <w:rPr>
          <w:rFonts w:ascii="TH Sarabun New" w:hAnsi="TH Sarabun New"/>
          <w:noProof/>
          <w:sz w:val="32"/>
          <w:cs/>
        </w:rPr>
        <w:t xml:space="preserve"> ระบบจัดการห้องสมุด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_Toc210379705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9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0E271673" w14:textId="0F426CE6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2.1</w:t>
      </w:r>
      <w:r w:rsidRPr="00B21B30">
        <w:rPr>
          <w:rFonts w:ascii="TH Sarabun New" w:hAnsi="TH Sarabun New"/>
          <w:noProof/>
          <w:sz w:val="32"/>
          <w:cs/>
        </w:rPr>
        <w:t xml:space="preserve"> แฟ้มข้อมูลหนังสือ </w:t>
      </w:r>
      <w:r w:rsidRPr="00B21B30">
        <w:rPr>
          <w:rFonts w:ascii="TH Sarabun New" w:hAnsi="TH Sarabun New"/>
          <w:noProof/>
          <w:sz w:val="32"/>
        </w:rPr>
        <w:t>books.dat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_Toc210379706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9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0C94EE01" w14:textId="1583A36D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2.2</w:t>
      </w:r>
      <w:r w:rsidRPr="00B21B30">
        <w:rPr>
          <w:rFonts w:ascii="TH Sarabun New" w:hAnsi="TH Sarabun New"/>
          <w:noProof/>
          <w:sz w:val="32"/>
          <w:cs/>
        </w:rPr>
        <w:t xml:space="preserve"> แฟ้มข้อมูลสมาชิก </w:t>
      </w:r>
      <w:r w:rsidRPr="00B21B30">
        <w:rPr>
          <w:rFonts w:ascii="TH Sarabun New" w:hAnsi="TH Sarabun New"/>
          <w:noProof/>
          <w:sz w:val="32"/>
        </w:rPr>
        <w:t>members.dat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_Toc210379707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10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87B66FE" w14:textId="740308D1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2.3</w:t>
      </w:r>
      <w:r w:rsidRPr="00B21B30">
        <w:rPr>
          <w:rFonts w:ascii="TH Sarabun New" w:hAnsi="TH Sarabun New"/>
          <w:noProof/>
          <w:sz w:val="32"/>
          <w:cs/>
        </w:rPr>
        <w:t xml:space="preserve"> แฟ้มข้อมูลการยืม-คืน </w:t>
      </w:r>
      <w:r w:rsidRPr="00B21B30">
        <w:rPr>
          <w:rFonts w:ascii="TH Sarabun New" w:hAnsi="TH Sarabun New"/>
          <w:noProof/>
          <w:sz w:val="32"/>
        </w:rPr>
        <w:t>lendings.dat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_Toc210379708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11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12AF4D1" w14:textId="584DA4FF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2.4</w:t>
      </w:r>
      <w:r w:rsidRPr="00B21B30">
        <w:rPr>
          <w:rFonts w:ascii="TH Sarabun New" w:hAnsi="TH Sarabun New"/>
          <w:noProof/>
          <w:sz w:val="32"/>
          <w:cs/>
        </w:rPr>
        <w:t xml:space="preserve"> ไฟล์ </w:t>
      </w:r>
      <w:r w:rsidRPr="00B21B30">
        <w:rPr>
          <w:rFonts w:ascii="TH Sarabun New" w:hAnsi="TH Sarabun New"/>
          <w:noProof/>
          <w:sz w:val="32"/>
        </w:rPr>
        <w:t>library_report.txt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_Toc210379709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12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27FEC7E6" w14:textId="13329836" w:rsidR="00B21B30" w:rsidRPr="00B21B30" w:rsidRDefault="00B21B30" w:rsidP="009423D3">
      <w:pPr>
        <w:pStyle w:val="TOC1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บทที่ 3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การใช้งานระบบจัดการห้องสมุด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_Toc210379710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14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74479174" w14:textId="5F6C01F6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3.1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การใช้งานระบบจัดการห้องสมุด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_Toc210379711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14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78A3F33E" w14:textId="49EE2C57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  <w:cs/>
        </w:rPr>
        <w:t>ใช้สำหรับออกจากเมนูหนังสือและกลับไปยังเมนูหลัก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_Toc210379712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15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4B78523" w14:textId="0393F47E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3.2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การใช้งานโปรแกรมเพิ่มข้อมูล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_Toc210379713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18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F7B740B" w14:textId="3C43FAB0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3.3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การใช้งานโปรแกรมแสดงข้อมูล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_Toc210379714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19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E1FAC27" w14:textId="538F2EEB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3.4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การใช้งานโปรแกรมแก้ใขข้อมูล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_Toc210379715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20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301C2C0F" w14:textId="42637DEA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3.5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การใช้งานโปรแกรมลบข้อมูล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_Toc210379716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22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3D317C3" w14:textId="710A82BB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3.6</w:t>
      </w:r>
      <w:r w:rsidRPr="00B21B30">
        <w:rPr>
          <w:rFonts w:ascii="TH Sarabun New" w:hAnsi="TH Sarabun New"/>
          <w:noProof/>
          <w:sz w:val="32"/>
          <w:cs/>
        </w:rPr>
        <w:t xml:space="preserve"> การใช้งานโปรแกรมยืม – คืนหนังสือ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_Toc210379717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23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1443654A" w14:textId="0FAD20C3" w:rsidR="00B21B30" w:rsidRPr="00B21B30" w:rsidRDefault="00B21B30" w:rsidP="009423D3">
      <w:pPr>
        <w:pStyle w:val="TOC1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  <w:cs/>
        </w:rPr>
        <w:lastRenderedPageBreak/>
        <w:t xml:space="preserve">บทที่ 4 อธิบายการทำงานของ </w:t>
      </w:r>
      <w:r w:rsidRPr="00B21B30">
        <w:rPr>
          <w:rFonts w:ascii="TH Sarabun New" w:hAnsi="TH Sarabun New"/>
          <w:noProof/>
          <w:sz w:val="32"/>
        </w:rPr>
        <w:t>Code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_Toc210379718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26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78918C5D" w14:textId="3037C4A1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4.1</w:t>
      </w:r>
      <w:r w:rsidRPr="00B21B30">
        <w:rPr>
          <w:rFonts w:ascii="TH Sarabun New" w:hAnsi="TH Sarabun New"/>
          <w:noProof/>
          <w:sz w:val="32"/>
          <w:cs/>
        </w:rPr>
        <w:t xml:space="preserve"> ภาพรวมของระบบ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_Toc210379719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26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02C2CCBE" w14:textId="3397D270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4.2</w:t>
      </w:r>
      <w:r w:rsidRPr="00B21B30">
        <w:rPr>
          <w:rFonts w:ascii="TH Sarabun New" w:hAnsi="TH Sarabun New"/>
          <w:noProof/>
          <w:sz w:val="32"/>
          <w:cs/>
        </w:rPr>
        <w:t xml:space="preserve"> ฟังก์ชันหลักในแต่ละโมดูล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_Toc210379720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26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0635395E" w14:textId="1DA83153" w:rsidR="00B21B30" w:rsidRPr="00B21B30" w:rsidRDefault="00B21B30" w:rsidP="009423D3">
      <w:pPr>
        <w:pStyle w:val="TOC1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บทที่ 5</w:t>
      </w:r>
      <w:r w:rsidRPr="00B21B30">
        <w:rPr>
          <w:rFonts w:ascii="TH Sarabun New" w:hAnsi="TH Sarabun New"/>
          <w:noProof/>
          <w:sz w:val="32"/>
          <w:cs/>
        </w:rPr>
        <w:t xml:space="preserve"> สรุปผลการดำเนินงานและข้อเสนอแนะ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_Toc210379721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43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2E6824C" w14:textId="36D5F292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5.1</w:t>
      </w:r>
      <w:r w:rsidRPr="00B21B30">
        <w:rPr>
          <w:rFonts w:ascii="TH Sarabun New" w:hAnsi="TH Sarabun New"/>
          <w:noProof/>
          <w:sz w:val="32"/>
          <w:cs/>
        </w:rPr>
        <w:t xml:space="preserve"> สรุปผลการดำเนินงาน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_Toc210379722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43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20218275" w14:textId="2AEE015D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5.2</w:t>
      </w:r>
      <w:r w:rsidRPr="00B21B30">
        <w:rPr>
          <w:rFonts w:ascii="TH Sarabun New" w:hAnsi="TH Sarabun New"/>
          <w:noProof/>
          <w:sz w:val="32"/>
          <w:cs/>
        </w:rPr>
        <w:t xml:space="preserve"> ปัญหาและอุปสรรคในการดำเนินงาน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_Toc210379723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43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4096796D" w14:textId="177723A1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5.3</w:t>
      </w:r>
      <w:r w:rsidRPr="00B21B30">
        <w:rPr>
          <w:rFonts w:ascii="TH Sarabun New" w:hAnsi="TH Sarabun New"/>
          <w:noProof/>
          <w:sz w:val="32"/>
          <w:cs/>
        </w:rPr>
        <w:t xml:space="preserve"> ข้อเสนอแนะ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_Toc210379724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44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67BD29E8" w14:textId="6E262D50" w:rsidR="00B21B30" w:rsidRPr="00B21B30" w:rsidRDefault="00B21B30" w:rsidP="009423D3">
      <w:pPr>
        <w:pStyle w:val="TOC2"/>
        <w:tabs>
          <w:tab w:val="right" w:pos="9016"/>
        </w:tabs>
        <w:spacing w:line="240" w:lineRule="auto"/>
        <w:rPr>
          <w:rFonts w:ascii="TH Sarabun New" w:eastAsiaTheme="minorEastAsia" w:hAnsi="TH Sarabun New"/>
          <w:noProof/>
          <w:color w:val="auto"/>
          <w:sz w:val="32"/>
        </w:rPr>
      </w:pPr>
      <w:r w:rsidRPr="00B21B30">
        <w:rPr>
          <w:rFonts w:ascii="TH Sarabun New" w:hAnsi="TH Sarabun New"/>
          <w:noProof/>
          <w:sz w:val="32"/>
        </w:rPr>
        <w:t>5.4</w:t>
      </w:r>
      <w:r w:rsidRPr="00B21B30">
        <w:rPr>
          <w:rFonts w:ascii="TH Sarabun New" w:hAnsi="TH Sarabun New"/>
          <w:noProof/>
          <w:sz w:val="32"/>
          <w:cs/>
        </w:rPr>
        <w:t xml:space="preserve"> สิ่งที่ผู้จัดทำได้รับในการพัฒนาโครงงาน</w:t>
      </w:r>
      <w:r w:rsidRPr="00B21B30">
        <w:rPr>
          <w:rFonts w:ascii="TH Sarabun New" w:hAnsi="TH Sarabun New"/>
          <w:noProof/>
          <w:sz w:val="32"/>
        </w:rPr>
        <w:tab/>
      </w:r>
      <w:r w:rsidRPr="00B21B30">
        <w:rPr>
          <w:rFonts w:ascii="TH Sarabun New" w:hAnsi="TH Sarabun New"/>
          <w:noProof/>
          <w:sz w:val="32"/>
        </w:rPr>
        <w:fldChar w:fldCharType="begin"/>
      </w:r>
      <w:r w:rsidRPr="00B21B30">
        <w:rPr>
          <w:rFonts w:ascii="TH Sarabun New" w:hAnsi="TH Sarabun New"/>
          <w:noProof/>
          <w:sz w:val="32"/>
        </w:rPr>
        <w:instrText xml:space="preserve"> PAGEREF _Toc210379725 \h </w:instrText>
      </w:r>
      <w:r w:rsidRPr="00B21B30">
        <w:rPr>
          <w:rFonts w:ascii="TH Sarabun New" w:hAnsi="TH Sarabun New"/>
          <w:noProof/>
          <w:sz w:val="32"/>
        </w:rPr>
      </w:r>
      <w:r w:rsidRPr="00B21B30">
        <w:rPr>
          <w:rFonts w:ascii="TH Sarabun New" w:hAnsi="TH Sarabun New"/>
          <w:noProof/>
          <w:sz w:val="32"/>
        </w:rPr>
        <w:fldChar w:fldCharType="separate"/>
      </w:r>
      <w:r w:rsidR="000333DC">
        <w:rPr>
          <w:rFonts w:ascii="TH Sarabun New" w:hAnsi="TH Sarabun New"/>
          <w:noProof/>
          <w:sz w:val="32"/>
          <w:cs/>
        </w:rPr>
        <w:t>44</w:t>
      </w:r>
      <w:r w:rsidRPr="00B21B30">
        <w:rPr>
          <w:rFonts w:ascii="TH Sarabun New" w:hAnsi="TH Sarabun New"/>
          <w:noProof/>
          <w:sz w:val="32"/>
        </w:rPr>
        <w:fldChar w:fldCharType="end"/>
      </w:r>
    </w:p>
    <w:p w14:paraId="5A863AE9" w14:textId="5EFD84EB" w:rsidR="00683140" w:rsidRPr="00B21B30" w:rsidRDefault="00B21B30" w:rsidP="009423D3">
      <w:pPr>
        <w:spacing w:line="240" w:lineRule="auto"/>
        <w:rPr>
          <w:rFonts w:ascii="TH Sarabun New" w:hAnsi="TH Sarabun New"/>
          <w:sz w:val="32"/>
        </w:rPr>
        <w:sectPr w:rsidR="00683140" w:rsidRPr="00B21B30" w:rsidSect="00E729A2">
          <w:footerReference w:type="default" r:id="rId9"/>
          <w:pgSz w:w="11906" w:h="16838"/>
          <w:pgMar w:top="1440" w:right="1440" w:bottom="1440" w:left="1440" w:header="708" w:footer="708" w:gutter="0"/>
          <w:pgNumType w:fmt="thaiLetters" w:start="1"/>
          <w:cols w:space="708"/>
          <w:docGrid w:linePitch="360"/>
        </w:sectPr>
      </w:pPr>
      <w:r w:rsidRPr="00B21B30">
        <w:rPr>
          <w:rFonts w:ascii="TH Sarabun New" w:hAnsi="TH Sarabun New"/>
          <w:color w:val="000000" w:themeColor="text1"/>
          <w:sz w:val="32"/>
        </w:rPr>
        <w:fldChar w:fldCharType="end"/>
      </w:r>
    </w:p>
    <w:p w14:paraId="5671240A" w14:textId="77777777" w:rsidR="00683140" w:rsidRDefault="00683140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6BCF2B74" w14:textId="370F064A" w:rsidR="00527338" w:rsidRDefault="00527338" w:rsidP="009423D3">
      <w:pPr>
        <w:pStyle w:val="h1"/>
        <w:spacing w:line="240" w:lineRule="auto"/>
      </w:pPr>
      <w:bookmarkStart w:id="2" w:name="_Toc210387066"/>
      <w:r w:rsidRPr="00781F02">
        <w:rPr>
          <w:rFonts w:hint="cs"/>
          <w:cs/>
        </w:rPr>
        <w:t>สารบัญรูปภาพ</w:t>
      </w:r>
      <w:bookmarkEnd w:id="2"/>
    </w:p>
    <w:p w14:paraId="71343916" w14:textId="6648614D" w:rsidR="0025727D" w:rsidRPr="00611CEE" w:rsidRDefault="0025727D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  <w:cs/>
        </w:rPr>
      </w:pP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Pr="003C770C">
        <w:rPr>
          <w:rFonts w:ascii="TH Sarabun New" w:hAnsi="TH Sarabun New"/>
          <w:b/>
          <w:bCs/>
          <w:sz w:val="32"/>
        </w:rPr>
        <w:tab/>
      </w:r>
      <w:r w:rsidR="00611CEE">
        <w:rPr>
          <w:rFonts w:ascii="TH Sarabun New" w:hAnsi="TH Sarabun New" w:hint="cs"/>
          <w:b/>
          <w:bCs/>
          <w:sz w:val="32"/>
          <w:cs/>
        </w:rPr>
        <w:t xml:space="preserve">         </w:t>
      </w:r>
      <w:r w:rsidRPr="00611CEE">
        <w:rPr>
          <w:rFonts w:ascii="TH Sarabun New" w:hAnsi="TH Sarabun New"/>
          <w:b/>
          <w:bCs/>
          <w:sz w:val="32"/>
          <w:cs/>
        </w:rPr>
        <w:t>หน้า</w:t>
      </w:r>
    </w:p>
    <w:p w14:paraId="4549190F" w14:textId="53BB540A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r w:rsidRPr="00A67CAE">
        <w:rPr>
          <w:rFonts w:ascii="TH Sarabun New" w:hAnsi="TH Sarabun New"/>
          <w:b/>
          <w:bCs w:val="0"/>
          <w:sz w:val="32"/>
          <w:cs/>
        </w:rPr>
        <w:fldChar w:fldCharType="begin"/>
      </w:r>
      <w:r w:rsidRPr="00A67CAE">
        <w:rPr>
          <w:rFonts w:ascii="TH Sarabun New" w:hAnsi="TH Sarabun New"/>
          <w:b/>
          <w:bCs w:val="0"/>
          <w:sz w:val="32"/>
          <w:cs/>
        </w:rPr>
        <w:instrText xml:space="preserve"> </w:instrText>
      </w:r>
      <w:r w:rsidRPr="00A67CAE">
        <w:rPr>
          <w:rFonts w:ascii="TH Sarabun New" w:hAnsi="TH Sarabun New"/>
          <w:b/>
          <w:bCs w:val="0"/>
          <w:sz w:val="32"/>
        </w:rPr>
        <w:instrText>TOC \h \z \c "</w:instrText>
      </w:r>
      <w:r w:rsidRPr="00A67CAE">
        <w:rPr>
          <w:rFonts w:ascii="TH Sarabun New" w:hAnsi="TH Sarabun New"/>
          <w:b/>
          <w:bCs w:val="0"/>
          <w:sz w:val="32"/>
          <w:cs/>
        </w:rPr>
        <w:instrText xml:space="preserve">รูปภาพที่" </w:instrText>
      </w:r>
      <w:r w:rsidRPr="00A67CAE">
        <w:rPr>
          <w:rFonts w:ascii="TH Sarabun New" w:hAnsi="TH Sarabun New"/>
          <w:b/>
          <w:bCs w:val="0"/>
          <w:sz w:val="32"/>
          <w:cs/>
        </w:rPr>
        <w:fldChar w:fldCharType="separate"/>
      </w:r>
      <w:hyperlink w:anchor="_Toc210495190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2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 library_report.txt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_Toc210495190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12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0531C02" w14:textId="46F4E485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1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การเลือกใช้งานฟังก์ชั่น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_Toc210495191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14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F663E1D" w14:textId="6FA2FA98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2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2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เมนูของ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t xml:space="preserve">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Book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_Toc210495192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15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06999A8" w14:textId="41C4E8E2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3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3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การเลือกเมนูของ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Member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_Toc210495193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15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E388191" w14:textId="02BA4ECF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4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4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เมนูของยืม-คืน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_Toc210495194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16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8CF9915" w14:textId="57A6467F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5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 xml:space="preserve">5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หัวข้อการสร้างรายงาน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_Toc210495195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17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1F3070CE" w14:textId="01649918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6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6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หัวข้อการปิดใช้งานโปรแกรม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_Toc210495196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18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0644ED4" w14:textId="619A716B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7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 xml:space="preserve">7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การเลือกเมนูจัดการหนังสือ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_Toc210495197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18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330D323" w14:textId="37D758C0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8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8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การเพิ่มหนังสือ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_Toc210495198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18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320C16D" w14:textId="219ADC88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199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9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การเพิ่มสมาชิก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_Toc210495199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19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AA95906" w14:textId="3CC2D207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0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10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การดูหนังสือทั้งหมด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_Toc210495200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19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DC920A2" w14:textId="38EADEA7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1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11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รายการหนังสือทั้งหมด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_Toc210495201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19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17F5BE72" w14:textId="4CADDAB6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2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12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รายการสมาชิกทั้งหมด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_Toc210495202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20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997DBDA" w14:textId="24325A43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3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13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การดูประวัติยืม - คืน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_Toc210495203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20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1DA1C20" w14:textId="11B3A860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4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14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แสดงรายการยืม - คืน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_Toc210495204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20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775E0FA" w14:textId="5B4928FC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5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15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การแก้ใขเมนูหนังสือ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_Toc210495205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21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0449922" w14:textId="09D8B534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6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16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แสดงตัวอย่างการแก้ใขหนังสือ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_Toc210495206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21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72B37DAC" w14:textId="43382618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7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17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การแก้ใขข้อมูลสมาชิก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_Toc210495207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21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AE924E5" w14:textId="732EE205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8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18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ตัวอย่างการแก้ใขข้อมูลสมาชิก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_Toc210495208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22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D395750" w14:textId="21B1E089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09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 xml:space="preserve">19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การลบข้อมูลหนังสือ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_Toc210495209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22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BD73DC0" w14:textId="4D49A22B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0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20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ตัวอย่างการลบหนังสือ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_Toc210495210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22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3B68D69A" w14:textId="38DAC3F6" w:rsidR="00A67CAE" w:rsidRPr="00847725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1" w:history="1">
        <w:r w:rsidRPr="00847725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21</w:t>
        </w:r>
        <w:r w:rsidRPr="00847725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847725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การลบข้อมูลสมาชิก</w:t>
        </w:r>
        <w:r w:rsidRPr="00847725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_Toc210495211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23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3FFDA27E" w14:textId="7E5C0C31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2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22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ตัวอย่างการลบข้อมูลสมาชิก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_Toc210495212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23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04F9FBB" w14:textId="1599BC6D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3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23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การคืนหนังสือ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_Toc210495213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23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9AF8840" w14:textId="7F3B9702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4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24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การกรอกข้อมูลของการยืมหนังสือ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_Toc210495214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24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E0AC563" w14:textId="750A8D35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5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25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การใช้งานโปรแกรมการคืนหนังสือ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847725">
          <w:rPr>
            <w:rFonts w:ascii="TH Sarabun New" w:hAnsi="TH Sarabun New"/>
            <w:noProof/>
            <w:webHidden/>
            <w:sz w:val="32"/>
          </w:rPr>
          <w:instrText xml:space="preserve"> PAGEREF _Toc210495215 \h </w:instrTex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24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E43296A" w14:textId="701839DE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6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26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การกรอกข้อมูลของการคืนหนังสือ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C314CE">
          <w:rPr>
            <w:rFonts w:ascii="TH Sarabun New" w:hAnsi="TH Sarabun New"/>
            <w:noProof/>
            <w:webHidden/>
            <w:sz w:val="32"/>
          </w:rPr>
          <w:instrText xml:space="preserve"> PAGEREF _Toc210495216 \h </w:instrText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24</w:t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198BCE3" w14:textId="41373FAB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 w:hint="cs"/>
          <w:b/>
          <w:bCs w:val="0"/>
          <w:noProof/>
          <w:color w:val="auto"/>
          <w:sz w:val="32"/>
        </w:rPr>
      </w:pPr>
      <w:hyperlink w:anchor="_Toc210495217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รูปภาพที่</w:t>
        </w:r>
        <w:r w:rsidRPr="00847725">
          <w:rPr>
            <w:rStyle w:val="Hyperlink"/>
            <w:rFonts w:ascii="TH Sarabun New" w:hAnsi="TH Sarabun New"/>
            <w:noProof/>
            <w:sz w:val="32"/>
            <w:cs/>
          </w:rPr>
          <w:t xml:space="preserve">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27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การดูประวัติการยืม - คืนทั้งหมด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C314CE">
          <w:rPr>
            <w:rFonts w:ascii="TH Sarabun New" w:hAnsi="TH Sarabun New"/>
            <w:noProof/>
            <w:webHidden/>
            <w:sz w:val="32"/>
          </w:rPr>
          <w:instrText xml:space="preserve"> PAGEREF _Toc210495217 \h </w:instrText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24</w:t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7B930596" w14:textId="2E9788EF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8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847725">
          <w:rPr>
            <w:rStyle w:val="Hyperlink"/>
            <w:rFonts w:ascii="TH Sarabun New" w:hAnsi="TH Sarabun New"/>
            <w:noProof/>
            <w:sz w:val="32"/>
          </w:rPr>
          <w:t>3</w:t>
        </w:r>
        <w:r w:rsidRPr="00847725">
          <w:rPr>
            <w:rStyle w:val="Hyperlink"/>
            <w:rFonts w:ascii="TH Sarabun New" w:hAnsi="TH Sarabun New"/>
            <w:noProof/>
            <w:sz w:val="32"/>
          </w:rPr>
          <w:noBreakHyphen/>
          <w:t>28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ข้อมูลของการยืม - คืนหนังสือทั้งหมด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C314CE">
          <w:rPr>
            <w:rFonts w:ascii="TH Sarabun New" w:hAnsi="TH Sarabun New"/>
            <w:noProof/>
            <w:webHidden/>
            <w:sz w:val="32"/>
          </w:rPr>
          <w:instrText xml:space="preserve"> PAGEREF _Toc210495218 \h </w:instrText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25</w:t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24A4360" w14:textId="212CD889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19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รูปภาพที่</w:t>
        </w:r>
        <w:r w:rsidRPr="00C314C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 </w:t>
        </w:r>
        <w:r w:rsidRPr="00C314CE">
          <w:rPr>
            <w:rStyle w:val="Hyperlink"/>
            <w:rFonts w:ascii="TH Sarabun New" w:hAnsi="TH Sarabun New"/>
            <w:noProof/>
            <w:sz w:val="32"/>
          </w:rPr>
          <w:t>4</w:t>
        </w:r>
        <w:r w:rsidRPr="00C314CE">
          <w:rPr>
            <w:rStyle w:val="Hyperlink"/>
            <w:rFonts w:ascii="TH Sarabun New" w:hAnsi="TH Sarabun New"/>
            <w:noProof/>
            <w:sz w:val="32"/>
          </w:rPr>
          <w:noBreakHyphen/>
          <w:t>1</w:t>
        </w:r>
        <w:r w:rsidRPr="00C314C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C314C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งก์ชั่น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C314CE">
          <w:rPr>
            <w:rStyle w:val="Hyperlink"/>
            <w:rFonts w:ascii="TH Sarabun New" w:hAnsi="TH Sarabun New"/>
            <w:noProof/>
            <w:sz w:val="32"/>
          </w:rPr>
          <w:t>add_book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C314CE">
          <w:rPr>
            <w:rFonts w:ascii="TH Sarabun New" w:hAnsi="TH Sarabun New"/>
            <w:noProof/>
            <w:webHidden/>
            <w:sz w:val="32"/>
          </w:rPr>
          <w:instrText xml:space="preserve"> PAGEREF _Toc210495219 \h </w:instrText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27</w:t>
        </w:r>
        <w:r w:rsidRPr="00C314C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0607ABB2" w14:textId="37D9E40E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0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Pr="00A67CAE">
          <w:rPr>
            <w:rStyle w:val="Hyperlink"/>
            <w:rFonts w:ascii="TH Sarabun New" w:hAnsi="TH Sarabun New"/>
            <w:noProof/>
            <w:sz w:val="32"/>
          </w:rPr>
          <w:noBreakHyphen/>
          <w:t>2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ฟังก์ชัน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update_book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_Toc210495220 \h </w:instrTex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29</w: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6F527BC4" w14:textId="7A00CEA1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1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รูปภาพที่</w: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t xml:space="preserve">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Pr="00A67CAE">
          <w:rPr>
            <w:rStyle w:val="Hyperlink"/>
            <w:rFonts w:ascii="TH Sarabun New" w:hAnsi="TH Sarabun New"/>
            <w:noProof/>
            <w:sz w:val="32"/>
          </w:rPr>
          <w:noBreakHyphen/>
          <w:t xml:space="preserve">3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ฟังก์ชัน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delete_book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_Toc210495221 \h </w:instrTex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31</w: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A62FF92" w14:textId="0F2CF546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2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Pr="00A67CAE">
          <w:rPr>
            <w:rStyle w:val="Hyperlink"/>
            <w:rFonts w:ascii="TH Sarabun New" w:hAnsi="TH Sarabun New"/>
            <w:noProof/>
            <w:sz w:val="32"/>
          </w:rPr>
          <w:noBreakHyphen/>
          <w:t>4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add_member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_Toc210495222 \h </w:instrTex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32</w: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2F35722" w14:textId="4CEEA02A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3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Pr="00A67CAE">
          <w:rPr>
            <w:rStyle w:val="Hyperlink"/>
            <w:rFonts w:ascii="TH Sarabun New" w:hAnsi="TH Sarabun New"/>
            <w:noProof/>
            <w:sz w:val="32"/>
          </w:rPr>
          <w:noBreakHyphen/>
          <w:t>5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view_all_members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_Toc210495223 \h </w:instrTex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33</w: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C629E0C" w14:textId="3C85BBAD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4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Pr="00A67CAE">
          <w:rPr>
            <w:rStyle w:val="Hyperlink"/>
            <w:rFonts w:ascii="TH Sarabun New" w:hAnsi="TH Sarabun New"/>
            <w:noProof/>
            <w:sz w:val="32"/>
          </w:rPr>
          <w:noBreakHyphen/>
          <w:t xml:space="preserve">6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view_all_members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_Toc210495224 \h </w:instrTex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34</w: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E562560" w14:textId="7E59B67C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5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Pr="00A67CAE">
          <w:rPr>
            <w:rStyle w:val="Hyperlink"/>
            <w:rFonts w:ascii="TH Sarabun New" w:hAnsi="TH Sarabun New"/>
            <w:noProof/>
            <w:sz w:val="32"/>
          </w:rPr>
          <w:noBreakHyphen/>
          <w:t>7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delete_member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_Toc210495225 \h </w:instrTex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35</w: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9E4A6BF" w14:textId="60B1E207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6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Pr="00A67CAE">
          <w:rPr>
            <w:rStyle w:val="Hyperlink"/>
            <w:rFonts w:ascii="TH Sarabun New" w:hAnsi="TH Sarabun New"/>
            <w:noProof/>
            <w:sz w:val="32"/>
          </w:rPr>
          <w:noBreakHyphen/>
          <w:t>8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borrow_book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_Toc210495226 \h </w:instrTex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36</w: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33DDC32E" w14:textId="6014FBA3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7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Pr="00A67CAE">
          <w:rPr>
            <w:rStyle w:val="Hyperlink"/>
            <w:rFonts w:ascii="TH Sarabun New" w:hAnsi="TH Sarabun New"/>
            <w:noProof/>
            <w:sz w:val="32"/>
          </w:rPr>
          <w:noBreakHyphen/>
          <w:t>9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return_book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_Toc210495227 \h </w:instrTex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37</w: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5D9594B9" w14:textId="371BF885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8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Pr="00A67CAE">
          <w:rPr>
            <w:rStyle w:val="Hyperlink"/>
            <w:rFonts w:ascii="TH Sarabun New" w:hAnsi="TH Sarabun New"/>
            <w:noProof/>
            <w:sz w:val="32"/>
          </w:rPr>
          <w:noBreakHyphen/>
          <w:t>10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 xml:space="preserve"> generate_report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_Toc210495228 \h </w:instrTex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40</w: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4E777551" w14:textId="46435581" w:rsidR="00A67CAE" w:rsidRPr="00A67CAE" w:rsidRDefault="00A67CAE">
      <w:pPr>
        <w:pStyle w:val="TableofFigures"/>
        <w:tabs>
          <w:tab w:val="right" w:pos="9016"/>
        </w:tabs>
        <w:rPr>
          <w:rFonts w:ascii="TH Sarabun New" w:eastAsiaTheme="minorEastAsia" w:hAnsi="TH Sarabun New"/>
          <w:b/>
          <w:bCs w:val="0"/>
          <w:noProof/>
          <w:color w:val="auto"/>
          <w:sz w:val="32"/>
        </w:rPr>
      </w:pPr>
      <w:hyperlink w:anchor="_Toc210495229" w:history="1"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 xml:space="preserve">รูปภาพที่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4</w:t>
        </w:r>
        <w:r w:rsidRPr="00A67CAE">
          <w:rPr>
            <w:rStyle w:val="Hyperlink"/>
            <w:rFonts w:ascii="TH Sarabun New" w:hAnsi="TH Sarabun New"/>
            <w:noProof/>
            <w:sz w:val="32"/>
          </w:rPr>
          <w:noBreakHyphen/>
          <w:t>11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  <w:cs/>
          </w:rPr>
          <w:t>ฟังก์ชัน</w:t>
        </w:r>
        <w:r w:rsidRPr="00A67CAE">
          <w:rPr>
            <w:rStyle w:val="Hyperlink"/>
            <w:rFonts w:ascii="TH Sarabun New" w:hAnsi="TH Sarabun New"/>
            <w:b/>
            <w:bCs w:val="0"/>
            <w:noProof/>
            <w:sz w:val="32"/>
          </w:rPr>
          <w:t xml:space="preserve"> </w:t>
        </w:r>
        <w:r w:rsidRPr="00A67CAE">
          <w:rPr>
            <w:rStyle w:val="Hyperlink"/>
            <w:rFonts w:ascii="TH Sarabun New" w:hAnsi="TH Sarabun New"/>
            <w:noProof/>
            <w:sz w:val="32"/>
          </w:rPr>
          <w:t>main</w:t>
        </w:r>
        <w:r w:rsidRPr="00A67CAE">
          <w:rPr>
            <w:rFonts w:ascii="TH Sarabun New" w:hAnsi="TH Sarabun New"/>
            <w:b/>
            <w:bCs w:val="0"/>
            <w:noProof/>
            <w:webHidden/>
            <w:sz w:val="32"/>
          </w:rPr>
          <w:tab/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begin"/>
        </w:r>
        <w:r w:rsidRPr="00A67CAE">
          <w:rPr>
            <w:rFonts w:ascii="TH Sarabun New" w:hAnsi="TH Sarabun New"/>
            <w:noProof/>
            <w:webHidden/>
            <w:sz w:val="32"/>
          </w:rPr>
          <w:instrText xml:space="preserve"> PAGEREF _Toc210495229 \h </w:instrTex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42</w:t>
        </w:r>
        <w:r w:rsidRPr="00A67CAE">
          <w:rPr>
            <w:rStyle w:val="Hyperlink"/>
            <w:rFonts w:ascii="TH Sarabun New" w:hAnsi="TH Sarabun New"/>
            <w:noProof/>
            <w:sz w:val="32"/>
            <w:cs/>
          </w:rPr>
          <w:fldChar w:fldCharType="end"/>
        </w:r>
      </w:hyperlink>
    </w:p>
    <w:p w14:paraId="2C49B997" w14:textId="57DC84C8" w:rsidR="00527338" w:rsidRPr="00FF616D" w:rsidRDefault="00A67CAE" w:rsidP="009423D3">
      <w:pPr>
        <w:spacing w:line="240" w:lineRule="auto"/>
        <w:rPr>
          <w:rFonts w:ascii="TH Sarabun New" w:hAnsi="TH Sarabun New"/>
          <w:sz w:val="32"/>
        </w:rPr>
      </w:pPr>
      <w:r w:rsidRPr="00A67CAE">
        <w:rPr>
          <w:rFonts w:ascii="TH Sarabun New" w:hAnsi="TH Sarabun New"/>
          <w:b/>
          <w:color w:val="000000" w:themeColor="text1"/>
          <w:sz w:val="32"/>
          <w:cs/>
        </w:rPr>
        <w:fldChar w:fldCharType="end"/>
      </w:r>
    </w:p>
    <w:p w14:paraId="5EB2367F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69531055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3737D611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72E9E9CD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35C9ACD7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1F08677A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79C84C7A" w14:textId="77777777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4A29760C" w14:textId="37F26F0F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7E0C7ACE" w14:textId="4115192D" w:rsidR="007D66DE" w:rsidRDefault="007D66DE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3D9566A2" w14:textId="3B34F04B" w:rsidR="007D66DE" w:rsidRDefault="004C31A3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/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334861B" wp14:editId="6A8AE98A">
                <wp:simplePos x="0" y="0"/>
                <wp:positionH relativeFrom="column">
                  <wp:posOffset>1414452</wp:posOffset>
                </wp:positionH>
                <wp:positionV relativeFrom="paragraph">
                  <wp:posOffset>125627</wp:posOffset>
                </wp:positionV>
                <wp:extent cx="766916" cy="501445"/>
                <wp:effectExtent l="0" t="0" r="0" b="0"/>
                <wp:wrapNone/>
                <wp:docPr id="886944467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916" cy="501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84F45" id="Rectangle 23" o:spid="_x0000_s1026" style="position:absolute;margin-left:111.35pt;margin-top:9.9pt;width:60.4pt;height:39.5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" fillcolor="white [3212]" stroked="f" strokeweight="1pt"/>
            </w:pict>
          </mc:Fallback>
        </mc:AlternateContent>
      </w:r>
    </w:p>
    <w:p w14:paraId="1C912C30" w14:textId="53D3569B" w:rsidR="000D2F9C" w:rsidRDefault="000D2F9C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573A45D7" w14:textId="78F34236" w:rsidR="000D2F9C" w:rsidRDefault="00A67CAE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305A7B">
        <w:rPr>
          <w:rFonts w:ascii="TH Sarabun New" w:hAnsi="TH Sarabun New"/>
          <w:b/>
          <w:bCs/>
          <w:noProof/>
          <w:sz w:val="32"/>
        </w:rPr>
        <w:drawing>
          <wp:anchor distT="0" distB="0" distL="114300" distR="114300" simplePos="0" relativeHeight="251708928" behindDoc="1" locked="0" layoutInCell="1" allowOverlap="1" wp14:anchorId="6438D999" wp14:editId="47EF4140">
            <wp:simplePos x="0" y="0"/>
            <wp:positionH relativeFrom="column">
              <wp:posOffset>2785486</wp:posOffset>
            </wp:positionH>
            <wp:positionV relativeFrom="paragraph">
              <wp:posOffset>552149</wp:posOffset>
            </wp:positionV>
            <wp:extent cx="222360" cy="206478"/>
            <wp:effectExtent l="0" t="0" r="6350" b="3175"/>
            <wp:wrapNone/>
            <wp:docPr id="211341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141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60" cy="20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828AA" w14:textId="2A87B06D" w:rsidR="007D66DE" w:rsidRPr="00781F02" w:rsidRDefault="007D66DE" w:rsidP="009423D3">
      <w:pPr>
        <w:pStyle w:val="h1"/>
        <w:spacing w:line="240" w:lineRule="auto"/>
        <w:rPr>
          <w:cs/>
        </w:rPr>
      </w:pPr>
      <w:bookmarkStart w:id="3" w:name="_Toc210387069"/>
      <w:r w:rsidRPr="00781F02">
        <w:rPr>
          <w:rFonts w:hint="cs"/>
          <w:cs/>
        </w:rPr>
        <w:lastRenderedPageBreak/>
        <w:t>สารบัญ</w:t>
      </w:r>
      <w:r>
        <w:rPr>
          <w:rFonts w:hint="cs"/>
          <w:cs/>
        </w:rPr>
        <w:t>ตาราง</w:t>
      </w:r>
      <w:bookmarkEnd w:id="3"/>
    </w:p>
    <w:p w14:paraId="3B388B63" w14:textId="10653379" w:rsidR="007D66DE" w:rsidRPr="00611CEE" w:rsidRDefault="00611CEE" w:rsidP="009423D3">
      <w:pPr>
        <w:spacing w:line="240" w:lineRule="auto"/>
        <w:ind w:left="7920"/>
        <w:rPr>
          <w:rFonts w:ascii="TH Sarabun New" w:hAnsi="TH Sarabun New"/>
          <w:b/>
          <w:bCs/>
          <w:sz w:val="32"/>
        </w:rPr>
      </w:pPr>
      <w:r>
        <w:rPr>
          <w:rFonts w:ascii="TH Sarabun New" w:hAnsi="TH Sarabun New" w:hint="cs"/>
          <w:b/>
          <w:bCs/>
          <w:sz w:val="32"/>
          <w:cs/>
        </w:rPr>
        <w:t xml:space="preserve">         </w:t>
      </w:r>
      <w:r w:rsidR="00C12A03" w:rsidRPr="00611CEE">
        <w:rPr>
          <w:rFonts w:ascii="TH Sarabun New" w:hAnsi="TH Sarabun New"/>
          <w:b/>
          <w:bCs/>
          <w:sz w:val="32"/>
          <w:cs/>
        </w:rPr>
        <w:t>ห</w:t>
      </w:r>
      <w:r>
        <w:rPr>
          <w:rFonts w:ascii="TH Sarabun New" w:hAnsi="TH Sarabun New" w:hint="cs"/>
          <w:b/>
          <w:bCs/>
          <w:sz w:val="32"/>
          <w:cs/>
        </w:rPr>
        <w:t>น้า</w:t>
      </w:r>
    </w:p>
    <w:p w14:paraId="4416B5C3" w14:textId="0A8D0412" w:rsidR="003C770C" w:rsidRPr="00611CEE" w:rsidRDefault="003C770C" w:rsidP="009423D3">
      <w:pPr>
        <w:pStyle w:val="TableofFigures"/>
        <w:tabs>
          <w:tab w:val="right" w:pos="9016"/>
        </w:tabs>
        <w:spacing w:line="240" w:lineRule="auto"/>
        <w:rPr>
          <w:rFonts w:eastAsiaTheme="minorEastAsia" w:cstheme="minorBidi"/>
          <w:noProof/>
          <w:color w:val="auto"/>
          <w:szCs w:val="28"/>
        </w:rPr>
      </w:pPr>
      <w:r w:rsidRPr="00611CEE">
        <w:rPr>
          <w:rFonts w:ascii="TH Sarabun New" w:hAnsi="TH Sarabun New"/>
          <w:sz w:val="32"/>
          <w:cs/>
        </w:rPr>
        <w:fldChar w:fldCharType="begin"/>
      </w:r>
      <w:r w:rsidRPr="00611CEE">
        <w:rPr>
          <w:rFonts w:ascii="TH Sarabun New" w:hAnsi="TH Sarabun New"/>
          <w:sz w:val="32"/>
          <w:cs/>
        </w:rPr>
        <w:instrText xml:space="preserve"> </w:instrText>
      </w:r>
      <w:r w:rsidRPr="00611CEE">
        <w:rPr>
          <w:rFonts w:ascii="TH Sarabun New" w:hAnsi="TH Sarabun New"/>
          <w:sz w:val="32"/>
        </w:rPr>
        <w:instrText>TOC \h \z \c "</w:instrText>
      </w:r>
      <w:r w:rsidRPr="00611CEE">
        <w:rPr>
          <w:rFonts w:ascii="TH Sarabun New" w:hAnsi="TH Sarabun New"/>
          <w:sz w:val="32"/>
          <w:cs/>
        </w:rPr>
        <w:instrText xml:space="preserve">ตารางที่ " </w:instrText>
      </w:r>
      <w:r w:rsidRPr="00611CEE">
        <w:rPr>
          <w:rFonts w:ascii="TH Sarabun New" w:hAnsi="TH Sarabun New"/>
          <w:sz w:val="32"/>
          <w:cs/>
        </w:rPr>
        <w:fldChar w:fldCharType="separate"/>
      </w:r>
      <w:hyperlink w:anchor="_Toc210372847" w:history="1">
        <w:r w:rsidRPr="00611CEE">
          <w:rPr>
            <w:rStyle w:val="Hyperlink"/>
            <w:b/>
            <w:bCs w:val="0"/>
            <w:noProof/>
            <w:u w:val="none"/>
            <w:cs/>
          </w:rPr>
          <w:t>ตารางที่  2.1 แฟ้มข้อมูลหนังสือ</w:t>
        </w:r>
        <w:r w:rsidRPr="00611CEE">
          <w:rPr>
            <w:noProof/>
            <w:webHidden/>
          </w:rPr>
          <w:tab/>
        </w:r>
        <w:r w:rsidRPr="00611CEE">
          <w:rPr>
            <w:rStyle w:val="Hyperlink"/>
            <w:rFonts w:ascii="TH Sarabun New" w:hAnsi="TH Sarabun New"/>
            <w:noProof/>
            <w:sz w:val="32"/>
          </w:rPr>
          <w:fldChar w:fldCharType="begin"/>
        </w:r>
        <w:r w:rsidRPr="00611CEE">
          <w:rPr>
            <w:rFonts w:ascii="TH Sarabun New" w:hAnsi="TH Sarabun New"/>
            <w:noProof/>
            <w:webHidden/>
            <w:sz w:val="32"/>
          </w:rPr>
          <w:instrText xml:space="preserve"> PAGEREF _Toc210372847 \h </w:instrText>
        </w:r>
        <w:r w:rsidRPr="00611CEE">
          <w:rPr>
            <w:rStyle w:val="Hyperlink"/>
            <w:rFonts w:ascii="TH Sarabun New" w:hAnsi="TH Sarabun New"/>
            <w:noProof/>
            <w:sz w:val="32"/>
          </w:rPr>
        </w:r>
        <w:r w:rsidRPr="00611CEE">
          <w:rPr>
            <w:rStyle w:val="Hyperlink"/>
            <w:rFonts w:ascii="TH Sarabun New" w:hAnsi="TH Sarabun New"/>
            <w:noProof/>
            <w:sz w:val="32"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9</w:t>
        </w:r>
        <w:r w:rsidRPr="00611CEE">
          <w:rPr>
            <w:rStyle w:val="Hyperlink"/>
            <w:rFonts w:ascii="TH Sarabun New" w:hAnsi="TH Sarabun New"/>
            <w:noProof/>
            <w:sz w:val="32"/>
          </w:rPr>
          <w:fldChar w:fldCharType="end"/>
        </w:r>
      </w:hyperlink>
    </w:p>
    <w:p w14:paraId="3647C0A6" w14:textId="1BBD22E0" w:rsidR="003C770C" w:rsidRPr="00611CEE" w:rsidRDefault="00000000" w:rsidP="009423D3">
      <w:pPr>
        <w:pStyle w:val="TableofFigures"/>
        <w:tabs>
          <w:tab w:val="right" w:pos="9016"/>
        </w:tabs>
        <w:spacing w:line="240" w:lineRule="auto"/>
        <w:rPr>
          <w:rFonts w:eastAsiaTheme="minorEastAsia" w:cstheme="minorBidi"/>
          <w:b/>
          <w:bCs w:val="0"/>
          <w:noProof/>
          <w:color w:val="auto"/>
          <w:szCs w:val="28"/>
        </w:rPr>
      </w:pPr>
      <w:hyperlink w:anchor="_Toc210372848" w:history="1">
        <w:r w:rsidR="003C770C" w:rsidRPr="00611CEE">
          <w:rPr>
            <w:rStyle w:val="Hyperlink"/>
            <w:b/>
            <w:bCs w:val="0"/>
            <w:noProof/>
            <w:cs/>
          </w:rPr>
          <w:t xml:space="preserve">ตารางที่  </w:t>
        </w:r>
        <w:r w:rsidR="003C770C" w:rsidRPr="00611CEE">
          <w:rPr>
            <w:rStyle w:val="Hyperlink"/>
            <w:rFonts w:ascii="TH Sarabun New" w:hAnsi="TH Sarabun New"/>
            <w:noProof/>
            <w:sz w:val="32"/>
            <w:u w:val="none"/>
          </w:rPr>
          <w:t>2.2</w:t>
        </w:r>
        <w:r w:rsidR="003C770C" w:rsidRPr="00611CEE">
          <w:rPr>
            <w:rStyle w:val="Hyperlink"/>
            <w:b/>
            <w:bCs w:val="0"/>
            <w:noProof/>
            <w:cs/>
          </w:rPr>
          <w:t xml:space="preserve"> </w:t>
        </w:r>
        <w:r w:rsidR="003C770C" w:rsidRPr="00611CEE">
          <w:rPr>
            <w:rStyle w:val="Hyperlink"/>
            <w:b/>
            <w:bCs w:val="0"/>
            <w:noProof/>
            <w:u w:val="none"/>
            <w:cs/>
          </w:rPr>
          <w:t>แฟ้มข้อมูล</w:t>
        </w:r>
        <w:r w:rsidR="003C770C" w:rsidRPr="00611CEE">
          <w:rPr>
            <w:rStyle w:val="Hyperlink"/>
            <w:b/>
            <w:bCs w:val="0"/>
            <w:noProof/>
            <w:cs/>
          </w:rPr>
          <w:t>สมาชิก</w:t>
        </w:r>
        <w:r w:rsidR="003C770C" w:rsidRPr="00611CEE">
          <w:rPr>
            <w:b/>
            <w:bCs w:val="0"/>
            <w:noProof/>
            <w:webHidden/>
          </w:rPr>
          <w:tab/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begin"/>
        </w:r>
        <w:r w:rsidR="003C770C" w:rsidRPr="00611CEE">
          <w:rPr>
            <w:rFonts w:ascii="TH Sarabun New" w:hAnsi="TH Sarabun New"/>
            <w:noProof/>
            <w:webHidden/>
            <w:sz w:val="32"/>
          </w:rPr>
          <w:instrText xml:space="preserve"> PAGEREF _Toc210372848 \h </w:instrText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10</w:t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end"/>
        </w:r>
      </w:hyperlink>
    </w:p>
    <w:p w14:paraId="79B66CBA" w14:textId="21B936D8" w:rsidR="003C770C" w:rsidRPr="00611CEE" w:rsidRDefault="00000000" w:rsidP="009423D3">
      <w:pPr>
        <w:pStyle w:val="TableofFigures"/>
        <w:tabs>
          <w:tab w:val="right" w:pos="9016"/>
        </w:tabs>
        <w:spacing w:line="240" w:lineRule="auto"/>
        <w:rPr>
          <w:rFonts w:ascii="TH Sarabun New" w:eastAsiaTheme="minorEastAsia" w:hAnsi="TH Sarabun New"/>
          <w:b/>
          <w:bCs w:val="0"/>
          <w:noProof/>
          <w:color w:val="auto"/>
          <w:szCs w:val="28"/>
        </w:rPr>
      </w:pPr>
      <w:hyperlink w:anchor="_Toc210372849" w:history="1">
        <w:r w:rsidR="003C770C" w:rsidRPr="00611CEE">
          <w:rPr>
            <w:rStyle w:val="Hyperlink"/>
            <w:rFonts w:ascii="TH Sarabun New" w:hAnsi="TH Sarabun New"/>
            <w:b/>
            <w:bCs w:val="0"/>
            <w:noProof/>
            <w:cs/>
          </w:rPr>
          <w:t xml:space="preserve">ตารางที่  </w:t>
        </w:r>
        <w:r w:rsidR="003C770C" w:rsidRPr="00611CEE">
          <w:rPr>
            <w:rStyle w:val="Hyperlink"/>
            <w:rFonts w:ascii="TH Sarabun New" w:hAnsi="TH Sarabun New"/>
            <w:noProof/>
            <w:sz w:val="32"/>
            <w:u w:val="none"/>
          </w:rPr>
          <w:t>2.3</w:t>
        </w:r>
        <w:r w:rsidR="003C770C" w:rsidRPr="00611CEE">
          <w:rPr>
            <w:rStyle w:val="Hyperlink"/>
            <w:rFonts w:ascii="TH Sarabun New" w:hAnsi="TH Sarabun New"/>
            <w:b/>
            <w:bCs w:val="0"/>
            <w:noProof/>
            <w:cs/>
          </w:rPr>
          <w:t xml:space="preserve"> </w:t>
        </w:r>
        <w:r w:rsidR="003C770C" w:rsidRPr="00611CEE">
          <w:rPr>
            <w:rStyle w:val="Hyperlink"/>
            <w:rFonts w:ascii="TH Sarabun New" w:hAnsi="TH Sarabun New"/>
            <w:b/>
            <w:bCs w:val="0"/>
            <w:noProof/>
            <w:u w:val="none"/>
            <w:cs/>
          </w:rPr>
          <w:t>แฟ้มข้อมูล</w:t>
        </w:r>
        <w:r w:rsidR="003C770C" w:rsidRPr="00611CEE">
          <w:rPr>
            <w:rStyle w:val="Hyperlink"/>
            <w:rFonts w:ascii="TH Sarabun New" w:hAnsi="TH Sarabun New"/>
            <w:b/>
            <w:bCs w:val="0"/>
            <w:noProof/>
            <w:cs/>
          </w:rPr>
          <w:t>การยืม-คืน</w:t>
        </w:r>
        <w:r w:rsidR="003C770C" w:rsidRPr="00611CEE">
          <w:rPr>
            <w:rFonts w:ascii="TH Sarabun New" w:hAnsi="TH Sarabun New"/>
            <w:b/>
            <w:bCs w:val="0"/>
            <w:noProof/>
            <w:webHidden/>
          </w:rPr>
          <w:tab/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begin"/>
        </w:r>
        <w:r w:rsidR="003C770C" w:rsidRPr="00611CEE">
          <w:rPr>
            <w:rFonts w:ascii="TH Sarabun New" w:hAnsi="TH Sarabun New"/>
            <w:noProof/>
            <w:webHidden/>
            <w:sz w:val="32"/>
          </w:rPr>
          <w:instrText xml:space="preserve"> PAGEREF _Toc210372849 \h </w:instrText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separate"/>
        </w:r>
        <w:r w:rsidR="000333DC">
          <w:rPr>
            <w:rFonts w:ascii="TH Sarabun New" w:hAnsi="TH Sarabun New"/>
            <w:noProof/>
            <w:webHidden/>
            <w:sz w:val="32"/>
          </w:rPr>
          <w:t>11</w:t>
        </w:r>
        <w:r w:rsidR="003C770C" w:rsidRPr="00611CEE">
          <w:rPr>
            <w:rStyle w:val="Hyperlink"/>
            <w:rFonts w:ascii="TH Sarabun New" w:hAnsi="TH Sarabun New"/>
            <w:noProof/>
            <w:sz w:val="32"/>
          </w:rPr>
          <w:fldChar w:fldCharType="end"/>
        </w:r>
      </w:hyperlink>
    </w:p>
    <w:p w14:paraId="2A5E1AB3" w14:textId="66762643" w:rsidR="00527338" w:rsidRPr="00781F02" w:rsidRDefault="003C770C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611CEE">
        <w:rPr>
          <w:rFonts w:ascii="TH Sarabun New" w:hAnsi="TH Sarabun New"/>
          <w:bCs/>
          <w:color w:val="000000" w:themeColor="text1"/>
          <w:sz w:val="32"/>
          <w:cs/>
        </w:rPr>
        <w:fldChar w:fldCharType="end"/>
      </w:r>
    </w:p>
    <w:p w14:paraId="7E56A646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75530644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460F2AD3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1FF84ED1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217A238C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0B2AE049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7F759148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08A0FB8D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5F366BDD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13B1FCC1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09452A6B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663848B3" w14:textId="3EF42778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66D393A6" w14:textId="72390A5E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33078090" w14:textId="379B0D52" w:rsidR="00527338" w:rsidRPr="00781F02" w:rsidRDefault="00E25553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E25553">
        <w:rPr>
          <w:rFonts w:ascii="TH Sarabun New" w:hAnsi="TH Sarabun New"/>
          <w:b/>
          <w:bCs/>
          <w:noProof/>
          <w:sz w:val="32"/>
          <w:cs/>
        </w:rPr>
        <w:drawing>
          <wp:anchor distT="0" distB="0" distL="114300" distR="114300" simplePos="0" relativeHeight="251712000" behindDoc="1" locked="0" layoutInCell="1" allowOverlap="1" wp14:anchorId="03AC3437" wp14:editId="3417DA18">
            <wp:simplePos x="0" y="0"/>
            <wp:positionH relativeFrom="column">
              <wp:posOffset>2754372</wp:posOffset>
            </wp:positionH>
            <wp:positionV relativeFrom="paragraph">
              <wp:posOffset>2358089</wp:posOffset>
            </wp:positionV>
            <wp:extent cx="162232" cy="148713"/>
            <wp:effectExtent l="0" t="0" r="9525" b="3810"/>
            <wp:wrapNone/>
            <wp:docPr id="67931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1911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32" cy="148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3D3C4" w14:textId="4147CDC9" w:rsidR="00036335" w:rsidRDefault="00036335" w:rsidP="009423D3">
      <w:pPr>
        <w:spacing w:line="240" w:lineRule="auto"/>
        <w:rPr>
          <w:rFonts w:ascii="TH Sarabun New" w:hAnsi="TH Sarabun New" w:hint="cs"/>
          <w:b/>
          <w:bCs/>
          <w:sz w:val="32"/>
          <w:cs/>
        </w:rPr>
        <w:sectPr w:rsidR="00036335">
          <w:footerReference w:type="default" r:id="rId1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266A6E2" w14:textId="77777777" w:rsidR="00527338" w:rsidRPr="00781F02" w:rsidRDefault="00527338" w:rsidP="009423D3">
      <w:pPr>
        <w:spacing w:line="240" w:lineRule="auto"/>
        <w:rPr>
          <w:rFonts w:ascii="TH Sarabun New" w:hAnsi="TH Sarabun New"/>
          <w:b/>
          <w:bCs/>
          <w:sz w:val="32"/>
        </w:rPr>
      </w:pPr>
    </w:p>
    <w:p w14:paraId="3DE98B77" w14:textId="4D1E4484" w:rsidR="00291C95" w:rsidRPr="00B45924" w:rsidRDefault="00527338" w:rsidP="009423D3">
      <w:pPr>
        <w:spacing w:line="240" w:lineRule="auto"/>
        <w:jc w:val="center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b/>
          <w:bCs/>
          <w:sz w:val="32"/>
        </w:rPr>
        <w:tab/>
      </w:r>
    </w:p>
    <w:p w14:paraId="7BC1F268" w14:textId="18379230" w:rsidR="00527338" w:rsidRPr="00781F02" w:rsidRDefault="009E7052" w:rsidP="009423D3">
      <w:pPr>
        <w:pStyle w:val="Heading1"/>
        <w:spacing w:line="240" w:lineRule="auto"/>
      </w:pPr>
      <w:r>
        <w:rPr>
          <w:rFonts w:hint="cs"/>
          <w:cs/>
        </w:rPr>
        <w:t xml:space="preserve"> </w:t>
      </w:r>
      <w:r w:rsidR="00AE4695">
        <w:rPr>
          <w:cs/>
        </w:rPr>
        <w:br/>
      </w:r>
      <w:bookmarkStart w:id="4" w:name="_Toc210379700"/>
      <w:bookmarkStart w:id="5" w:name="_Toc210387070"/>
      <w:r w:rsidR="00527338" w:rsidRPr="00781F02">
        <w:rPr>
          <w:rFonts w:hint="cs"/>
          <w:cs/>
        </w:rPr>
        <w:t>บทนำ</w:t>
      </w:r>
      <w:bookmarkEnd w:id="4"/>
      <w:bookmarkEnd w:id="5"/>
    </w:p>
    <w:p w14:paraId="322B2A8C" w14:textId="701D424C" w:rsidR="00527338" w:rsidRPr="00781F02" w:rsidRDefault="00135EB1" w:rsidP="009423D3">
      <w:pPr>
        <w:pStyle w:val="Heading2"/>
        <w:spacing w:line="240" w:lineRule="auto"/>
      </w:pPr>
      <w:r w:rsidRPr="00781F02">
        <w:rPr>
          <w:rFonts w:hint="cs"/>
          <w:cs/>
        </w:rPr>
        <w:t xml:space="preserve"> </w:t>
      </w:r>
      <w:bookmarkStart w:id="6" w:name="_Toc210379701"/>
      <w:bookmarkStart w:id="7" w:name="_Toc210387071"/>
      <w:r w:rsidR="00527338" w:rsidRPr="00781F02">
        <w:rPr>
          <w:cs/>
        </w:rPr>
        <w:t>วัตถุประสงค์ของโครงงาน</w:t>
      </w:r>
      <w:bookmarkEnd w:id="6"/>
      <w:bookmarkEnd w:id="7"/>
    </w:p>
    <w:p w14:paraId="1744D1C1" w14:textId="5F7BF630" w:rsidR="00135EB1" w:rsidRPr="00781F02" w:rsidRDefault="00135EB1" w:rsidP="009423D3">
      <w:pPr>
        <w:pStyle w:val="ListParagraph"/>
        <w:spacing w:line="240" w:lineRule="auto"/>
        <w:ind w:left="1440"/>
        <w:jc w:val="thaiDistribute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1.1.1  </w:t>
      </w:r>
      <w:r w:rsidRPr="00781F02">
        <w:rPr>
          <w:rFonts w:ascii="TH Sarabun New" w:hAnsi="TH Sarabun New"/>
          <w:sz w:val="32"/>
          <w:cs/>
        </w:rPr>
        <w:t>เพื่อพัฒนาระบบจัดการห้องสมุดขนาดเล็กที่สามารถทำงานผ่าน</w:t>
      </w:r>
      <w:r w:rsidRPr="00781F02">
        <w:rPr>
          <w:rFonts w:ascii="TH Sarabun New" w:hAnsi="TH Sarabun New"/>
          <w:sz w:val="32"/>
        </w:rPr>
        <w:t xml:space="preserve">Command-Line Interface (CLI) </w:t>
      </w:r>
      <w:r w:rsidRPr="00781F02">
        <w:rPr>
          <w:rFonts w:ascii="TH Sarabun New" w:hAnsi="TH Sarabun New"/>
          <w:sz w:val="32"/>
          <w:cs/>
        </w:rPr>
        <w:t>และรองรับการจัดเก็บข้อมูลแบบไฟล์ไบนารี</w:t>
      </w:r>
    </w:p>
    <w:p w14:paraId="462F88B1" w14:textId="2A526444" w:rsidR="00135EB1" w:rsidRPr="00135EB1" w:rsidRDefault="00135EB1" w:rsidP="009423D3">
      <w:pPr>
        <w:pStyle w:val="ListParagraph"/>
        <w:spacing w:line="240" w:lineRule="auto"/>
        <w:ind w:left="1440"/>
        <w:jc w:val="thaiDistribute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1.1.2  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เพื่อให้ผู้ใช้งานหลัก เช่น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บรรณารักษ์ หรือเจ้าหน้าที่ผู้ดูแลระบบ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สามารถเพิ่ม ลบ แก้ไข และค้นหาข้อมูลหนังสือและสมาชิกได้อย่างสะดวกและรวดเร็ว</w:t>
      </w:r>
    </w:p>
    <w:p w14:paraId="289BD541" w14:textId="5A82FE1A" w:rsidR="00135EB1" w:rsidRPr="00135EB1" w:rsidRDefault="00135EB1" w:rsidP="009423D3">
      <w:pPr>
        <w:pStyle w:val="ListParagraph"/>
        <w:spacing w:line="240" w:lineRule="auto"/>
        <w:ind w:left="1440"/>
        <w:jc w:val="thaiDistribute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1.1.3  </w:t>
      </w:r>
      <w:r w:rsidRPr="00135EB1">
        <w:rPr>
          <w:rFonts w:ascii="TH Sarabun New" w:hAnsi="TH Sarabun New"/>
          <w:sz w:val="32"/>
        </w:rPr>
        <w:t xml:space="preserve">  </w:t>
      </w:r>
      <w:r w:rsidRPr="00135EB1">
        <w:rPr>
          <w:rFonts w:ascii="TH Sarabun New" w:hAnsi="TH Sarabun New"/>
          <w:sz w:val="32"/>
          <w:cs/>
        </w:rPr>
        <w:t>เพื่อสนับสนุนการ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บันทึกและติดตามประวัติการยืม-คืนหนังสือ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อย่างเป็นระบบและแม่นยำ</w:t>
      </w:r>
    </w:p>
    <w:p w14:paraId="7D50E81D" w14:textId="6DA90E22" w:rsidR="00135EB1" w:rsidRPr="00135EB1" w:rsidRDefault="00135EB1" w:rsidP="009423D3">
      <w:pPr>
        <w:pStyle w:val="ListParagraph"/>
        <w:spacing w:line="240" w:lineRule="auto"/>
        <w:ind w:left="1440"/>
        <w:jc w:val="thaiDistribute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1.1.4  </w:t>
      </w:r>
      <w:r w:rsidRPr="00135EB1">
        <w:rPr>
          <w:rFonts w:ascii="TH Sarabun New" w:hAnsi="TH Sarabun New"/>
          <w:sz w:val="32"/>
        </w:rPr>
        <w:t xml:space="preserve">  </w:t>
      </w:r>
      <w:r w:rsidRPr="00135EB1">
        <w:rPr>
          <w:rFonts w:ascii="TH Sarabun New" w:hAnsi="TH Sarabun New"/>
          <w:sz w:val="32"/>
          <w:cs/>
        </w:rPr>
        <w:t>เพื่อสร้าง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รายงานสรุปภาพรวมของห้องสมุด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เช่น ข้อมูลหนังสือทั้งหมด ข้อมูลสมาชิก และรายการการยืม-คืน เพื่อช่วยในการวิเคราะห์และบริหารจัดการห้องสมุด</w:t>
      </w:r>
    </w:p>
    <w:p w14:paraId="23E5A802" w14:textId="28F2371E" w:rsidR="00135EB1" w:rsidRPr="00135EB1" w:rsidRDefault="00135EB1" w:rsidP="009423D3">
      <w:pPr>
        <w:pStyle w:val="ListParagraph"/>
        <w:spacing w:line="240" w:lineRule="auto"/>
        <w:ind w:left="1440"/>
        <w:jc w:val="thaiDistribute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1.1.5  </w:t>
      </w:r>
      <w:r w:rsidRPr="00135EB1">
        <w:rPr>
          <w:rFonts w:ascii="TH Sarabun New" w:hAnsi="TH Sarabun New"/>
          <w:sz w:val="32"/>
        </w:rPr>
        <w:t xml:space="preserve">  </w:t>
      </w:r>
      <w:r w:rsidRPr="00135EB1">
        <w:rPr>
          <w:rFonts w:ascii="TH Sarabun New" w:hAnsi="TH Sarabun New"/>
          <w:sz w:val="32"/>
          <w:cs/>
        </w:rPr>
        <w:t>เพื่อให้ผู้พัฒนามีโอกาสเรียนรู้และฝึกฝนทักษะการจัดการข้อมูล</w:t>
      </w:r>
      <w:r w:rsidRPr="00135EB1">
        <w:rPr>
          <w:rFonts w:ascii="TH Sarabun New" w:hAnsi="TH Sarabun New"/>
          <w:sz w:val="32"/>
        </w:rPr>
        <w:t xml:space="preserve"> </w:t>
      </w:r>
      <w:r w:rsidRPr="00135EB1">
        <w:rPr>
          <w:rFonts w:ascii="TH Sarabun New" w:hAnsi="TH Sarabun New"/>
          <w:sz w:val="32"/>
          <w:cs/>
        </w:rPr>
        <w:t>ไฟล์ไบนารี</w:t>
      </w:r>
      <w:r w:rsidRPr="00135EB1">
        <w:rPr>
          <w:rFonts w:ascii="TH Sarabun New" w:hAnsi="TH Sarabun New"/>
          <w:sz w:val="32"/>
        </w:rPr>
        <w:t xml:space="preserve">, </w:t>
      </w:r>
      <w:r w:rsidRPr="00135EB1">
        <w:rPr>
          <w:rFonts w:ascii="TH Sarabun New" w:hAnsi="TH Sarabun New"/>
          <w:sz w:val="32"/>
          <w:cs/>
        </w:rPr>
        <w:t xml:space="preserve">การใช้ </w:t>
      </w:r>
      <w:r w:rsidRPr="00135EB1">
        <w:rPr>
          <w:rFonts w:ascii="TH Sarabun New" w:hAnsi="TH Sarabun New"/>
          <w:sz w:val="32"/>
        </w:rPr>
        <w:t xml:space="preserve">struct </w:t>
      </w:r>
      <w:r w:rsidRPr="00135EB1">
        <w:rPr>
          <w:rFonts w:ascii="TH Sarabun New" w:hAnsi="TH Sarabun New"/>
          <w:sz w:val="32"/>
          <w:cs/>
        </w:rPr>
        <w:t xml:space="preserve">ใน </w:t>
      </w:r>
      <w:r w:rsidRPr="00135EB1">
        <w:rPr>
          <w:rFonts w:ascii="TH Sarabun New" w:hAnsi="TH Sarabun New"/>
          <w:sz w:val="32"/>
        </w:rPr>
        <w:t xml:space="preserve">Python, </w:t>
      </w:r>
      <w:r w:rsidRPr="00135EB1">
        <w:rPr>
          <w:rFonts w:ascii="TH Sarabun New" w:hAnsi="TH Sarabun New"/>
          <w:sz w:val="32"/>
          <w:cs/>
        </w:rPr>
        <w:t>การจัดการสตริงและตัวเลข</w:t>
      </w:r>
      <w:r w:rsidRPr="00135EB1">
        <w:rPr>
          <w:rFonts w:ascii="TH Sarabun New" w:hAnsi="TH Sarabun New"/>
          <w:sz w:val="32"/>
        </w:rPr>
        <w:t xml:space="preserve">, </w:t>
      </w:r>
      <w:r w:rsidRPr="00135EB1">
        <w:rPr>
          <w:rFonts w:ascii="TH Sarabun New" w:hAnsi="TH Sarabun New"/>
          <w:sz w:val="32"/>
          <w:cs/>
        </w:rPr>
        <w:t xml:space="preserve">และการออกแบบระบบ </w:t>
      </w:r>
      <w:r w:rsidRPr="00135EB1">
        <w:rPr>
          <w:rFonts w:ascii="TH Sarabun New" w:hAnsi="TH Sarabun New"/>
          <w:sz w:val="32"/>
        </w:rPr>
        <w:t xml:space="preserve">CRUD </w:t>
      </w:r>
      <w:r w:rsidRPr="00135EB1">
        <w:rPr>
          <w:rFonts w:ascii="TH Sarabun New" w:hAnsi="TH Sarabun New"/>
          <w:sz w:val="32"/>
          <w:cs/>
        </w:rPr>
        <w:t>อย่างเป็นระบบ</w:t>
      </w:r>
    </w:p>
    <w:p w14:paraId="619DFC0D" w14:textId="2AC45586" w:rsidR="00527338" w:rsidRPr="00781F02" w:rsidRDefault="00135EB1" w:rsidP="009423D3">
      <w:pPr>
        <w:pStyle w:val="Heading2"/>
        <w:spacing w:line="240" w:lineRule="auto"/>
      </w:pPr>
      <w:bookmarkStart w:id="8" w:name="_Toc210379702"/>
      <w:bookmarkStart w:id="9" w:name="_Toc210387072"/>
      <w:r w:rsidRPr="00781F02">
        <w:rPr>
          <w:cs/>
        </w:rPr>
        <w:t>ขอบเขตของโครงาน</w:t>
      </w:r>
      <w:bookmarkEnd w:id="8"/>
      <w:bookmarkEnd w:id="9"/>
    </w:p>
    <w:p w14:paraId="665C60FB" w14:textId="295362FF" w:rsidR="00135EB1" w:rsidRPr="00781F02" w:rsidRDefault="00135EB1" w:rsidP="009423D3">
      <w:pPr>
        <w:spacing w:line="240" w:lineRule="auto"/>
        <w:ind w:firstLine="567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b/>
          <w:bCs/>
          <w:sz w:val="32"/>
        </w:rPr>
        <w:tab/>
        <w:t xml:space="preserve">     </w:t>
      </w:r>
      <w:r w:rsidRPr="00781F02">
        <w:rPr>
          <w:rFonts w:ascii="TH Sarabun New" w:hAnsi="TH Sarabun New"/>
          <w:sz w:val="32"/>
        </w:rPr>
        <w:t xml:space="preserve">  1.2.1 </w:t>
      </w:r>
      <w:r w:rsidRPr="00781F02">
        <w:rPr>
          <w:rFonts w:ascii="TH Sarabun New" w:hAnsi="TH Sarabun New" w:hint="cs"/>
          <w:sz w:val="32"/>
          <w:cs/>
        </w:rPr>
        <w:t>ระบบจัดการห้องสมุดมีฟังก์ชั่นพื้นฐานทั้งหมด 1</w:t>
      </w:r>
      <w:r w:rsidR="00D00B8B" w:rsidRPr="00781F02">
        <w:rPr>
          <w:rFonts w:ascii="TH Sarabun New" w:hAnsi="TH Sarabun New" w:hint="cs"/>
          <w:sz w:val="32"/>
          <w:cs/>
        </w:rPr>
        <w:t>4</w:t>
      </w:r>
      <w:r w:rsidRPr="00781F02">
        <w:rPr>
          <w:rFonts w:ascii="TH Sarabun New" w:hAnsi="TH Sarabun New" w:hint="cs"/>
          <w:sz w:val="32"/>
          <w:cs/>
        </w:rPr>
        <w:t xml:space="preserve"> ฟังก์ชั่น เช่น</w:t>
      </w:r>
    </w:p>
    <w:p w14:paraId="480C34A0" w14:textId="631CBF49" w:rsidR="00135EB1" w:rsidRPr="00781F02" w:rsidRDefault="00135EB1" w:rsidP="009423D3">
      <w:pPr>
        <w:spacing w:line="240" w:lineRule="auto"/>
        <w:ind w:left="1440" w:firstLine="403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>1. เพิ่มหนังสือ</w:t>
      </w:r>
    </w:p>
    <w:p w14:paraId="749CADF2" w14:textId="03ECC2AB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2. แก้ใขหนังสือ</w:t>
      </w:r>
    </w:p>
    <w:p w14:paraId="41BDE904" w14:textId="60E32D36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3. แสดงหนังสือทั้งหมด</w:t>
      </w:r>
    </w:p>
    <w:p w14:paraId="2809BCE8" w14:textId="2CF4D085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4. ลบหนังสือ</w:t>
      </w:r>
    </w:p>
    <w:p w14:paraId="22892BCD" w14:textId="46F05336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5. กลับไปที่เมนู</w:t>
      </w:r>
    </w:p>
    <w:p w14:paraId="33B61312" w14:textId="0CB510BE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6. เพิ่มสมาชิก</w:t>
      </w:r>
    </w:p>
    <w:p w14:paraId="3B4C2EA8" w14:textId="4817719B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="00D00B8B" w:rsidRPr="00781F02">
        <w:rPr>
          <w:rFonts w:ascii="TH Sarabun New" w:hAnsi="TH Sarabun New" w:hint="cs"/>
          <w:sz w:val="32"/>
          <w:cs/>
        </w:rPr>
        <w:t xml:space="preserve">      </w:t>
      </w:r>
      <w:r w:rsidRPr="00781F02">
        <w:rPr>
          <w:rFonts w:ascii="TH Sarabun New" w:hAnsi="TH Sarabun New" w:hint="cs"/>
          <w:sz w:val="32"/>
          <w:cs/>
        </w:rPr>
        <w:t>7. ลบสมาชิก</w:t>
      </w:r>
    </w:p>
    <w:p w14:paraId="3203EE30" w14:textId="0E6873F5" w:rsidR="00135EB1" w:rsidRPr="00781F02" w:rsidRDefault="00135EB1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="00D00B8B" w:rsidRPr="00781F02">
        <w:rPr>
          <w:rFonts w:ascii="TH Sarabun New" w:hAnsi="TH Sarabun New" w:hint="cs"/>
          <w:sz w:val="32"/>
          <w:cs/>
        </w:rPr>
        <w:t xml:space="preserve">      </w:t>
      </w:r>
      <w:r w:rsidRPr="00781F02">
        <w:rPr>
          <w:rFonts w:ascii="TH Sarabun New" w:hAnsi="TH Sarabun New" w:hint="cs"/>
          <w:sz w:val="32"/>
          <w:cs/>
        </w:rPr>
        <w:t>8.</w:t>
      </w:r>
      <w:r w:rsidR="00D00B8B" w:rsidRPr="00781F02">
        <w:rPr>
          <w:rFonts w:ascii="TH Sarabun New" w:hAnsi="TH Sarabun New" w:hint="cs"/>
          <w:sz w:val="32"/>
          <w:cs/>
        </w:rPr>
        <w:t xml:space="preserve"> แก้ใขสมาชิก</w:t>
      </w:r>
    </w:p>
    <w:p w14:paraId="0D89B868" w14:textId="1F9AAF18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9. แสดงสมาชิกทั้งหมด</w:t>
      </w:r>
    </w:p>
    <w:p w14:paraId="6FE89318" w14:textId="6686A851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lastRenderedPageBreak/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10. ยืมหนังสือ</w:t>
      </w:r>
    </w:p>
    <w:p w14:paraId="6DB0EE63" w14:textId="3B555A1C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11. คืนหนังสือ</w:t>
      </w:r>
    </w:p>
    <w:p w14:paraId="37A768D3" w14:textId="64382623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12. ดูประวัติทั้งหมด</w:t>
      </w:r>
    </w:p>
    <w:p w14:paraId="219BE267" w14:textId="25E0E67A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13. สร้างรายงาน</w:t>
      </w:r>
    </w:p>
    <w:p w14:paraId="4EE0E441" w14:textId="7F099AD0" w:rsidR="00527338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14. ออกจากโปรแกรม</w:t>
      </w:r>
    </w:p>
    <w:p w14:paraId="42D10597" w14:textId="5222AF6F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 1.2.2  </w:t>
      </w:r>
      <w:r w:rsidRPr="00781F02">
        <w:rPr>
          <w:rFonts w:ascii="TH Sarabun New" w:hAnsi="TH Sarabun New"/>
          <w:sz w:val="32"/>
          <w:cs/>
        </w:rPr>
        <w:t>ระบบจัดการห้องสมุด</w:t>
      </w:r>
      <w:r w:rsidRPr="00781F02">
        <w:rPr>
          <w:rFonts w:ascii="TH Sarabun New" w:hAnsi="TH Sarabun New" w:hint="cs"/>
          <w:sz w:val="32"/>
          <w:cs/>
        </w:rPr>
        <w:t>ประกอบด้วย 4 ไฟล์ ได้แก่</w:t>
      </w:r>
    </w:p>
    <w:p w14:paraId="467397D0" w14:textId="6A6B730C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 </w:t>
      </w:r>
      <w:r w:rsidRPr="00781F02">
        <w:rPr>
          <w:rFonts w:ascii="TH Sarabun New" w:hAnsi="TH Sarabun New"/>
          <w:sz w:val="32"/>
          <w:cs/>
        </w:rPr>
        <w:t>1</w:t>
      </w:r>
      <w:r w:rsidRPr="00781F02">
        <w:rPr>
          <w:rFonts w:ascii="TH Sarabun New" w:hAnsi="TH Sarabun New" w:hint="cs"/>
          <w:sz w:val="32"/>
          <w:cs/>
        </w:rPr>
        <w:t xml:space="preserve">. </w:t>
      </w:r>
      <w:r w:rsidRPr="00781F02">
        <w:rPr>
          <w:rFonts w:ascii="TH Sarabun New" w:hAnsi="TH Sarabun New"/>
          <w:sz w:val="32"/>
          <w:cs/>
        </w:rPr>
        <w:t xml:space="preserve">แฟ้มข้อมูลหนังสือ </w:t>
      </w:r>
      <w:r w:rsidRPr="00781F02">
        <w:rPr>
          <w:rFonts w:ascii="TH Sarabun New" w:hAnsi="TH Sarabun New"/>
          <w:sz w:val="32"/>
        </w:rPr>
        <w:t>books.dat</w:t>
      </w:r>
    </w:p>
    <w:p w14:paraId="5B93E3C6" w14:textId="0535055F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 </w:t>
      </w:r>
      <w:r w:rsidRPr="00781F02">
        <w:rPr>
          <w:rFonts w:ascii="TH Sarabun New" w:hAnsi="TH Sarabun New"/>
          <w:sz w:val="32"/>
          <w:cs/>
        </w:rPr>
        <w:t>2</w:t>
      </w:r>
      <w:r w:rsidRPr="00781F02">
        <w:rPr>
          <w:rFonts w:ascii="TH Sarabun New" w:hAnsi="TH Sarabun New" w:hint="cs"/>
          <w:sz w:val="32"/>
          <w:cs/>
        </w:rPr>
        <w:t xml:space="preserve">. </w:t>
      </w:r>
      <w:r w:rsidRPr="00781F02">
        <w:rPr>
          <w:rFonts w:ascii="TH Sarabun New" w:hAnsi="TH Sarabun New"/>
          <w:sz w:val="32"/>
          <w:cs/>
        </w:rPr>
        <w:t xml:space="preserve">แฟ้มข้อมูลสมาชิก </w:t>
      </w:r>
      <w:r w:rsidRPr="00781F02">
        <w:rPr>
          <w:rFonts w:ascii="TH Sarabun New" w:hAnsi="TH Sarabun New"/>
          <w:sz w:val="32"/>
        </w:rPr>
        <w:t>members.dat</w:t>
      </w:r>
    </w:p>
    <w:p w14:paraId="5395FB45" w14:textId="337814C2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 </w:t>
      </w:r>
      <w:r w:rsidRPr="00781F02">
        <w:rPr>
          <w:rFonts w:ascii="TH Sarabun New" w:hAnsi="TH Sarabun New"/>
          <w:sz w:val="32"/>
          <w:cs/>
        </w:rPr>
        <w:t>3</w:t>
      </w:r>
      <w:r w:rsidRPr="00781F02">
        <w:rPr>
          <w:rFonts w:ascii="TH Sarabun New" w:hAnsi="TH Sarabun New" w:hint="cs"/>
          <w:sz w:val="32"/>
          <w:cs/>
        </w:rPr>
        <w:t xml:space="preserve">. </w:t>
      </w:r>
      <w:r w:rsidRPr="00781F02">
        <w:rPr>
          <w:rFonts w:ascii="TH Sarabun New" w:hAnsi="TH Sarabun New"/>
          <w:sz w:val="32"/>
          <w:cs/>
        </w:rPr>
        <w:t xml:space="preserve">แฟ้มข้อมูลการยืม-คืน </w:t>
      </w:r>
      <w:r w:rsidRPr="00781F02">
        <w:rPr>
          <w:rFonts w:ascii="TH Sarabun New" w:hAnsi="TH Sarabun New"/>
          <w:sz w:val="32"/>
        </w:rPr>
        <w:t>lendings.dat</w:t>
      </w:r>
    </w:p>
    <w:p w14:paraId="4D6B76E3" w14:textId="4C73B2A3" w:rsidR="00D00B8B" w:rsidRPr="00781F02" w:rsidRDefault="00D00B8B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</w:rPr>
        <w:tab/>
      </w:r>
      <w:r w:rsidRPr="00781F02">
        <w:rPr>
          <w:rFonts w:ascii="TH Sarabun New" w:hAnsi="TH Sarabun New"/>
          <w:sz w:val="32"/>
        </w:rPr>
        <w:tab/>
        <w:t xml:space="preserve">       4. </w:t>
      </w:r>
      <w:r w:rsidRPr="00781F02">
        <w:rPr>
          <w:rFonts w:ascii="TH Sarabun New" w:hAnsi="TH Sarabun New"/>
          <w:sz w:val="32"/>
          <w:cs/>
        </w:rPr>
        <w:t xml:space="preserve">ไฟล์ </w:t>
      </w:r>
      <w:r w:rsidRPr="00781F02">
        <w:rPr>
          <w:rFonts w:ascii="TH Sarabun New" w:hAnsi="TH Sarabun New"/>
          <w:sz w:val="32"/>
        </w:rPr>
        <w:t>library_report.txt</w:t>
      </w:r>
    </w:p>
    <w:p w14:paraId="5DEDB573" w14:textId="77777777" w:rsidR="00B162EA" w:rsidRPr="00781F02" w:rsidRDefault="00B162EA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</w:rPr>
        <w:tab/>
        <w:t xml:space="preserve">       1.2.3 </w:t>
      </w:r>
      <w:r w:rsidRPr="00781F02">
        <w:rPr>
          <w:rFonts w:ascii="TH Sarabun New" w:hAnsi="TH Sarabun New"/>
          <w:sz w:val="32"/>
          <w:cs/>
        </w:rPr>
        <w:t>ระบบจัดการห้องสมุดมีการจัดเก็บ</w:t>
      </w:r>
      <w:r w:rsidRPr="00781F02">
        <w:rPr>
          <w:rFonts w:ascii="TH Sarabun New" w:hAnsi="TH Sarabun New"/>
          <w:sz w:val="32"/>
        </w:rPr>
        <w:t xml:space="preserve"> </w:t>
      </w:r>
      <w:r w:rsidRPr="00781F02">
        <w:rPr>
          <w:rFonts w:ascii="TH Sarabun New" w:hAnsi="TH Sarabun New"/>
          <w:sz w:val="32"/>
          <w:cs/>
        </w:rPr>
        <w:t>ข้อมูลสรุปสถานะล่าสุดของห้องสมุด</w:t>
      </w:r>
      <w:r w:rsidRPr="00781F02">
        <w:rPr>
          <w:rFonts w:ascii="TH Sarabun New" w:hAnsi="TH Sarabun New"/>
          <w:sz w:val="32"/>
        </w:rPr>
        <w:t xml:space="preserve"> </w:t>
      </w:r>
      <w:r w:rsidRPr="00781F02">
        <w:rPr>
          <w:rFonts w:ascii="TH Sarabun New" w:hAnsi="TH Sarabun New"/>
          <w:sz w:val="32"/>
          <w:cs/>
        </w:rPr>
        <w:t>ลงในไฟล์ข้อความ (</w:t>
      </w:r>
      <w:r w:rsidRPr="00781F02">
        <w:rPr>
          <w:rFonts w:ascii="TH Sarabun New" w:hAnsi="TH Sarabun New"/>
          <w:sz w:val="32"/>
        </w:rPr>
        <w:t xml:space="preserve">Text File) </w:t>
      </w:r>
      <w:r w:rsidRPr="00781F02">
        <w:rPr>
          <w:rFonts w:ascii="TH Sarabun New" w:hAnsi="TH Sarabun New"/>
          <w:sz w:val="32"/>
          <w:cs/>
        </w:rPr>
        <w:t>ชื่อ</w:t>
      </w:r>
      <w:r w:rsidRPr="00781F02">
        <w:rPr>
          <w:rFonts w:ascii="TH Sarabun New" w:hAnsi="TH Sarabun New"/>
          <w:sz w:val="32"/>
        </w:rPr>
        <w:t xml:space="preserve"> library_report.txt </w:t>
      </w:r>
      <w:r w:rsidRPr="00781F02">
        <w:rPr>
          <w:rFonts w:ascii="TH Sarabun New" w:hAnsi="TH Sarabun New"/>
          <w:sz w:val="32"/>
          <w:cs/>
        </w:rPr>
        <w:t>โดยมีรายละเอียดดังนี้:</w:t>
      </w:r>
    </w:p>
    <w:p w14:paraId="0356E562" w14:textId="7DE96405" w:rsidR="00B162EA" w:rsidRPr="00B162EA" w:rsidRDefault="00B162EA" w:rsidP="009423D3">
      <w:pPr>
        <w:spacing w:line="240" w:lineRule="auto"/>
        <w:ind w:left="1440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     1.2.3.1 </w:t>
      </w:r>
      <w:r w:rsidRPr="00B162EA">
        <w:rPr>
          <w:rFonts w:ascii="TH Sarabun New" w:hAnsi="TH Sarabun New"/>
          <w:sz w:val="32"/>
          <w:cs/>
        </w:rPr>
        <w:t>ข้อมูลที่บันทึกในไฟล์รายงาน</w:t>
      </w:r>
    </w:p>
    <w:p w14:paraId="37AA8398" w14:textId="63D949D0" w:rsidR="00B162EA" w:rsidRPr="00B162EA" w:rsidRDefault="00B162EA" w:rsidP="009423D3">
      <w:pPr>
        <w:spacing w:line="240" w:lineRule="auto"/>
        <w:ind w:left="1080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          1.2.3.2 </w:t>
      </w:r>
      <w:r w:rsidRPr="00B162EA">
        <w:rPr>
          <w:rFonts w:ascii="TH Sarabun New" w:hAnsi="TH Sarabun New"/>
          <w:sz w:val="32"/>
          <w:cs/>
        </w:rPr>
        <w:t>ข้อมูลหนังสือทั้งหมด เช่น รหัสหนังสือ ชื่อหนังสือ และจำนวนเล่มที่มีอยู่</w:t>
      </w:r>
    </w:p>
    <w:p w14:paraId="23873164" w14:textId="3C83FCE1" w:rsidR="00B162EA" w:rsidRPr="00B162EA" w:rsidRDefault="00B162EA" w:rsidP="009423D3">
      <w:pPr>
        <w:spacing w:line="240" w:lineRule="auto"/>
        <w:ind w:left="1440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     1.2.3.3 </w:t>
      </w:r>
      <w:r w:rsidRPr="00B162EA">
        <w:rPr>
          <w:rFonts w:ascii="TH Sarabun New" w:hAnsi="TH Sarabun New"/>
          <w:sz w:val="32"/>
          <w:cs/>
        </w:rPr>
        <w:t>ข้อมูลสมาชิกทั้งหมด เช่น รหัสสมาชิก และชื่อ-สกุล</w:t>
      </w:r>
      <w:r w:rsidRPr="00781F02">
        <w:rPr>
          <w:rFonts w:ascii="TH Sarabun New" w:hAnsi="TH Sarabun New"/>
          <w:sz w:val="32"/>
        </w:rPr>
        <w:t xml:space="preserve"> </w:t>
      </w:r>
      <w:r w:rsidRPr="00781F02">
        <w:rPr>
          <w:rFonts w:ascii="TH Sarabun New" w:hAnsi="TH Sarabun New" w:hint="cs"/>
          <w:sz w:val="32"/>
          <w:cs/>
        </w:rPr>
        <w:t>เบอร์โทร</w:t>
      </w:r>
    </w:p>
    <w:p w14:paraId="147E94A2" w14:textId="0335698E" w:rsidR="00B162EA" w:rsidRPr="00B162EA" w:rsidRDefault="00B162EA" w:rsidP="009423D3">
      <w:pPr>
        <w:spacing w:line="240" w:lineRule="auto"/>
        <w:ind w:left="1440"/>
        <w:rPr>
          <w:rFonts w:ascii="TH Sarabun New" w:hAnsi="TH Sarabun New"/>
          <w:sz w:val="32"/>
        </w:rPr>
      </w:pPr>
      <w:r w:rsidRPr="00781F02">
        <w:rPr>
          <w:rFonts w:ascii="TH Sarabun New" w:hAnsi="TH Sarabun New" w:hint="cs"/>
          <w:sz w:val="32"/>
          <w:cs/>
        </w:rPr>
        <w:t xml:space="preserve">     1.2.3.4 </w:t>
      </w:r>
      <w:r w:rsidRPr="00B162EA">
        <w:rPr>
          <w:rFonts w:ascii="TH Sarabun New" w:hAnsi="TH Sarabun New"/>
          <w:sz w:val="32"/>
          <w:cs/>
        </w:rPr>
        <w:t>ข้อมูลการยืม-คืนทั้งหมด เช่น รหัสการยืม รหัสหนังสือ รหัสสมาชิก วันที่ยืม และวันที่คืน</w:t>
      </w:r>
    </w:p>
    <w:p w14:paraId="2B956347" w14:textId="0420F4F2" w:rsidR="00527338" w:rsidRPr="00781F02" w:rsidRDefault="00B162EA" w:rsidP="009423D3">
      <w:pPr>
        <w:pStyle w:val="Heading2"/>
        <w:spacing w:line="240" w:lineRule="auto"/>
        <w:rPr>
          <w:cs/>
        </w:rPr>
      </w:pPr>
      <w:bookmarkStart w:id="10" w:name="_Toc210379703"/>
      <w:bookmarkStart w:id="11" w:name="_Toc210387073"/>
      <w:r w:rsidRPr="00781F02">
        <w:rPr>
          <w:cs/>
        </w:rPr>
        <w:t>ประโยชน์ที่ได้รับ</w:t>
      </w:r>
      <w:bookmarkEnd w:id="10"/>
      <w:bookmarkEnd w:id="11"/>
      <w:r w:rsidRPr="00781F02">
        <w:rPr>
          <w:cs/>
        </w:rPr>
        <w:tab/>
      </w:r>
    </w:p>
    <w:p w14:paraId="11E23029" w14:textId="0D8D30D3" w:rsidR="00527338" w:rsidRPr="00781F02" w:rsidRDefault="00781F02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1.3.1  </w:t>
      </w:r>
      <w:r w:rsidRPr="00781F02">
        <w:rPr>
          <w:rFonts w:ascii="TH Sarabun New" w:hAnsi="TH Sarabun New"/>
          <w:sz w:val="32"/>
          <w:cs/>
        </w:rPr>
        <w:t>ช่วยให้สามารถจัดการข้อมูลหนังสือและสมาชิกได้อย่างสะดวก รวดเร็ว และแม่นยำ</w:t>
      </w:r>
    </w:p>
    <w:p w14:paraId="71E54BD2" w14:textId="60921042" w:rsidR="00781F02" w:rsidRPr="00781F02" w:rsidRDefault="00781F02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1.3.2  </w:t>
      </w:r>
      <w:r w:rsidRPr="00781F02">
        <w:rPr>
          <w:rFonts w:ascii="TH Sarabun New" w:hAnsi="TH Sarabun New"/>
          <w:sz w:val="32"/>
          <w:cs/>
        </w:rPr>
        <w:t xml:space="preserve">ฝึกทักษะการเขียนโปรแกรมภาษา </w:t>
      </w:r>
      <w:r w:rsidRPr="00781F02">
        <w:rPr>
          <w:rFonts w:ascii="TH Sarabun New" w:hAnsi="TH Sarabun New"/>
          <w:sz w:val="32"/>
        </w:rPr>
        <w:t xml:space="preserve">Python </w:t>
      </w:r>
      <w:r w:rsidRPr="00781F02">
        <w:rPr>
          <w:rFonts w:ascii="TH Sarabun New" w:hAnsi="TH Sarabun New"/>
          <w:sz w:val="32"/>
          <w:cs/>
        </w:rPr>
        <w:t xml:space="preserve">สำหรับระบบจัดการข้อมูลแบบ </w:t>
      </w:r>
      <w:r w:rsidRPr="00781F02">
        <w:rPr>
          <w:rFonts w:ascii="TH Sarabun New" w:hAnsi="TH Sarabun New"/>
          <w:sz w:val="32"/>
        </w:rPr>
        <w:t>Command-Line Interface (CLI)</w:t>
      </w:r>
    </w:p>
    <w:p w14:paraId="6F6DA499" w14:textId="6A4CB319" w:rsidR="00781F02" w:rsidRPr="00781F02" w:rsidRDefault="00781F02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1.3.3  </w:t>
      </w:r>
      <w:r w:rsidRPr="00781F02">
        <w:rPr>
          <w:rFonts w:ascii="TH Sarabun New" w:hAnsi="TH Sarabun New"/>
          <w:sz w:val="32"/>
          <w:cs/>
        </w:rPr>
        <w:t>เข้าใจหลักการ</w:t>
      </w:r>
      <w:r w:rsidRPr="00781F02">
        <w:rPr>
          <w:rFonts w:ascii="TH Sarabun New" w:hAnsi="TH Sarabun New"/>
          <w:sz w:val="32"/>
        </w:rPr>
        <w:t xml:space="preserve"> CRUD (Create, Read, Update, Delete) </w:t>
      </w:r>
      <w:r w:rsidRPr="00781F02">
        <w:rPr>
          <w:rFonts w:ascii="TH Sarabun New" w:hAnsi="TH Sarabun New"/>
          <w:sz w:val="32"/>
          <w:cs/>
        </w:rPr>
        <w:t>และการจัดการข้อมูลใน</w:t>
      </w:r>
      <w:r w:rsidRPr="00781F02">
        <w:rPr>
          <w:rFonts w:ascii="TH Sarabun New" w:hAnsi="TH Sarabun New"/>
          <w:sz w:val="32"/>
        </w:rPr>
        <w:t xml:space="preserve"> </w:t>
      </w:r>
      <w:r w:rsidRPr="00781F02">
        <w:rPr>
          <w:rFonts w:ascii="TH Sarabun New" w:hAnsi="TH Sarabun New"/>
          <w:sz w:val="32"/>
          <w:cs/>
        </w:rPr>
        <w:t>ไฟล์ไบนารี (</w:t>
      </w:r>
      <w:r w:rsidRPr="00781F02">
        <w:rPr>
          <w:rFonts w:ascii="TH Sarabun New" w:hAnsi="TH Sarabun New"/>
          <w:sz w:val="32"/>
        </w:rPr>
        <w:t>Binary File)</w:t>
      </w:r>
    </w:p>
    <w:p w14:paraId="4341C844" w14:textId="0C7B3025" w:rsidR="00781F02" w:rsidRPr="00781F02" w:rsidRDefault="00781F02" w:rsidP="009423D3">
      <w:pPr>
        <w:pStyle w:val="Heading2"/>
        <w:spacing w:line="240" w:lineRule="auto"/>
      </w:pPr>
      <w:bookmarkStart w:id="12" w:name="_Toc210379704"/>
      <w:bookmarkStart w:id="13" w:name="_Toc210387074"/>
      <w:r w:rsidRPr="00781F02">
        <w:rPr>
          <w:cs/>
        </w:rPr>
        <w:t>เครื่องมือที่คาดว่าจะต้องใช้</w:t>
      </w:r>
      <w:bookmarkEnd w:id="12"/>
      <w:bookmarkEnd w:id="13"/>
    </w:p>
    <w:p w14:paraId="55890AC5" w14:textId="624F8F07" w:rsidR="00291C95" w:rsidRDefault="00781F02" w:rsidP="009423D3">
      <w:pPr>
        <w:spacing w:line="240" w:lineRule="auto"/>
        <w:rPr>
          <w:rFonts w:ascii="TH Sarabun New" w:hAnsi="TH Sarabun New"/>
          <w:sz w:val="32"/>
          <w:cs/>
        </w:rPr>
        <w:sectPr w:rsidR="00291C95">
          <w:footerReference w:type="default" r:id="rId1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781F02">
        <w:rPr>
          <w:rFonts w:ascii="TH Sarabun New" w:hAnsi="TH Sarabun New"/>
          <w:b/>
          <w:bCs/>
          <w:sz w:val="32"/>
          <w:cs/>
        </w:rPr>
        <w:tab/>
      </w:r>
      <w:r w:rsidRPr="00781F02">
        <w:rPr>
          <w:rFonts w:ascii="TH Sarabun New" w:hAnsi="TH Sarabun New" w:hint="cs"/>
          <w:sz w:val="32"/>
          <w:cs/>
        </w:rPr>
        <w:t xml:space="preserve">      1.4.1  โปรแกรม </w:t>
      </w:r>
      <w:r w:rsidRPr="00781F02">
        <w:rPr>
          <w:rFonts w:ascii="TH Sarabun New" w:hAnsi="TH Sarabun New"/>
          <w:sz w:val="32"/>
        </w:rPr>
        <w:t>Visual Studio Co</w:t>
      </w:r>
      <w:r w:rsidR="00336919">
        <w:rPr>
          <w:rFonts w:ascii="TH Sarabun New" w:hAnsi="TH Sarabun New"/>
          <w:sz w:val="32"/>
        </w:rPr>
        <w:t>de</w:t>
      </w:r>
    </w:p>
    <w:p w14:paraId="6DFDAF25" w14:textId="5E8A269A" w:rsidR="00781F02" w:rsidRPr="00AE4695" w:rsidRDefault="00AE4695" w:rsidP="009423D3">
      <w:pPr>
        <w:pStyle w:val="Heading1"/>
        <w:spacing w:line="240" w:lineRule="auto"/>
      </w:pPr>
      <w:r>
        <w:rPr>
          <w:b/>
          <w:sz w:val="32"/>
          <w:szCs w:val="32"/>
          <w:cs/>
        </w:rPr>
        <w:lastRenderedPageBreak/>
        <w:br/>
      </w:r>
      <w:bookmarkStart w:id="14" w:name="_Toc210379705"/>
      <w:bookmarkStart w:id="15" w:name="_Toc210387075"/>
      <w:r w:rsidR="00781F02" w:rsidRPr="00AE4695">
        <w:rPr>
          <w:b/>
          <w:sz w:val="32"/>
          <w:szCs w:val="32"/>
          <w:cs/>
        </w:rPr>
        <w:t>ระบบจัดการห้องสมุด</w:t>
      </w:r>
      <w:bookmarkEnd w:id="14"/>
      <w:bookmarkEnd w:id="15"/>
    </w:p>
    <w:p w14:paraId="26C20E21" w14:textId="3AA60CFA" w:rsidR="00781F02" w:rsidRPr="00781F02" w:rsidRDefault="00781F02" w:rsidP="009423D3">
      <w:pPr>
        <w:pStyle w:val="Heading2"/>
        <w:spacing w:line="240" w:lineRule="auto"/>
      </w:pPr>
      <w:bookmarkStart w:id="16" w:name="_Toc210379706"/>
      <w:bookmarkStart w:id="17" w:name="_Toc210387076"/>
      <w:r w:rsidRPr="00781F02">
        <w:rPr>
          <w:cs/>
        </w:rPr>
        <w:t xml:space="preserve">แฟ้มข้อมูลหนังสือ </w:t>
      </w:r>
      <w:r w:rsidRPr="00781F02">
        <w:t>books.dat</w:t>
      </w:r>
      <w:bookmarkEnd w:id="16"/>
      <w:bookmarkEnd w:id="17"/>
    </w:p>
    <w:p w14:paraId="16951998" w14:textId="5B2DD973" w:rsidR="00781F02" w:rsidRDefault="00781F02" w:rsidP="009423D3">
      <w:pPr>
        <w:spacing w:line="240" w:lineRule="auto"/>
        <w:rPr>
          <w:rFonts w:ascii="TH Sarabun New" w:hAnsi="TH Sarabun New"/>
          <w:sz w:val="32"/>
        </w:rPr>
      </w:pPr>
      <w:r w:rsidRPr="00781F02">
        <w:rPr>
          <w:rFonts w:ascii="TH Sarabun New" w:hAnsi="TH Sarabun New"/>
          <w:b/>
          <w:bCs/>
          <w:sz w:val="32"/>
        </w:rPr>
        <w:tab/>
      </w:r>
      <w:r w:rsidRPr="00781F02">
        <w:rPr>
          <w:rFonts w:ascii="TH Sarabun New" w:hAnsi="TH Sarabun New"/>
          <w:sz w:val="32"/>
        </w:rPr>
        <w:t xml:space="preserve">      </w:t>
      </w:r>
      <w:r w:rsidRPr="00781F02">
        <w:rPr>
          <w:rFonts w:ascii="TH Sarabun New" w:hAnsi="TH Sarabun New"/>
          <w:sz w:val="32"/>
          <w:cs/>
        </w:rPr>
        <w:t>แฟ้มนี้ใช้จัดเก็บข้อมูลเกี่ยวกับหนังสือทั้งหมดในห้องสมุด แต่ละระเบียน (</w:t>
      </w:r>
      <w:r w:rsidRPr="00781F02">
        <w:rPr>
          <w:rFonts w:ascii="TH Sarabun New" w:hAnsi="TH Sarabun New"/>
          <w:sz w:val="32"/>
        </w:rPr>
        <w:t xml:space="preserve">Record) </w:t>
      </w:r>
      <w:r w:rsidRPr="00781F02">
        <w:rPr>
          <w:rFonts w:ascii="TH Sarabun New" w:hAnsi="TH Sarabun New"/>
          <w:sz w:val="32"/>
          <w:cs/>
        </w:rPr>
        <w:t>ของหนังสือมีโครงสร้างดังนี้: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1E11F4" w14:paraId="0F484B79" w14:textId="77777777" w:rsidTr="001E11F4">
        <w:tc>
          <w:tcPr>
            <w:tcW w:w="2254" w:type="dxa"/>
          </w:tcPr>
          <w:p w14:paraId="7DEAAC73" w14:textId="66B25781" w:rsidR="001E11F4" w:rsidRPr="001E11F4" w:rsidRDefault="001E11F4" w:rsidP="009423D3">
            <w:pPr>
              <w:jc w:val="center"/>
              <w:rPr>
                <w:rFonts w:ascii="TH Sarabun New" w:hAnsi="TH Sarabun New"/>
              </w:rPr>
            </w:pPr>
            <w:r>
              <w:rPr>
                <w:rFonts w:ascii="TH Sarabun New" w:hAnsi="TH Sarabun New" w:hint="cs"/>
                <w:cs/>
              </w:rPr>
              <w:t>ฟิลด์</w:t>
            </w:r>
          </w:p>
        </w:tc>
        <w:tc>
          <w:tcPr>
            <w:tcW w:w="2254" w:type="dxa"/>
          </w:tcPr>
          <w:p w14:paraId="2EE6C265" w14:textId="01333D46" w:rsidR="001E11F4" w:rsidRP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ชนิด</w:t>
            </w:r>
          </w:p>
        </w:tc>
        <w:tc>
          <w:tcPr>
            <w:tcW w:w="2254" w:type="dxa"/>
          </w:tcPr>
          <w:p w14:paraId="65BC7807" w14:textId="561590BE" w:rsidR="001E11F4" w:rsidRP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ขนาด</w:t>
            </w:r>
          </w:p>
        </w:tc>
        <w:tc>
          <w:tcPr>
            <w:tcW w:w="2254" w:type="dxa"/>
          </w:tcPr>
          <w:p w14:paraId="0A558E7F" w14:textId="3B1878DA" w:rsidR="001E11F4" w:rsidRP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ตัวอย่าง</w:t>
            </w:r>
          </w:p>
        </w:tc>
      </w:tr>
      <w:tr w:rsidR="001E11F4" w14:paraId="44336106" w14:textId="77777777" w:rsidTr="001E11F4">
        <w:tc>
          <w:tcPr>
            <w:tcW w:w="2254" w:type="dxa"/>
          </w:tcPr>
          <w:p w14:paraId="6384104F" w14:textId="3E97E834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is_active</w:t>
            </w:r>
          </w:p>
        </w:tc>
        <w:tc>
          <w:tcPr>
            <w:tcW w:w="2254" w:type="dxa"/>
          </w:tcPr>
          <w:p w14:paraId="5C729F1C" w14:textId="49BC0D27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char</w:t>
            </w:r>
          </w:p>
        </w:tc>
        <w:tc>
          <w:tcPr>
            <w:tcW w:w="2254" w:type="dxa"/>
          </w:tcPr>
          <w:p w14:paraId="344ECB0A" w14:textId="7EEDF9ED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</w:t>
            </w:r>
          </w:p>
        </w:tc>
        <w:tc>
          <w:tcPr>
            <w:tcW w:w="2254" w:type="dxa"/>
          </w:tcPr>
          <w:p w14:paraId="4DD01E9E" w14:textId="1F18CDFA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b'A'</w:t>
            </w:r>
          </w:p>
        </w:tc>
      </w:tr>
      <w:tr w:rsidR="001E11F4" w14:paraId="6BFCC106" w14:textId="77777777" w:rsidTr="001E11F4">
        <w:tc>
          <w:tcPr>
            <w:tcW w:w="2254" w:type="dxa"/>
          </w:tcPr>
          <w:p w14:paraId="021E03EB" w14:textId="4C570D50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book_id</w:t>
            </w:r>
          </w:p>
        </w:tc>
        <w:tc>
          <w:tcPr>
            <w:tcW w:w="2254" w:type="dxa"/>
          </w:tcPr>
          <w:p w14:paraId="5488EE97" w14:textId="042267F3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integer</w:t>
            </w:r>
          </w:p>
        </w:tc>
        <w:tc>
          <w:tcPr>
            <w:tcW w:w="2254" w:type="dxa"/>
          </w:tcPr>
          <w:p w14:paraId="2435F4BF" w14:textId="0A99EAD8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254" w:type="dxa"/>
          </w:tcPr>
          <w:p w14:paraId="44FAFE5B" w14:textId="21A99490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1001</w:t>
            </w:r>
          </w:p>
        </w:tc>
      </w:tr>
      <w:tr w:rsidR="001E11F4" w14:paraId="4521137A" w14:textId="77777777" w:rsidTr="001E11F4">
        <w:tc>
          <w:tcPr>
            <w:tcW w:w="2254" w:type="dxa"/>
          </w:tcPr>
          <w:p w14:paraId="5A85E675" w14:textId="069885CF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isbn</w:t>
            </w:r>
          </w:p>
        </w:tc>
        <w:tc>
          <w:tcPr>
            <w:tcW w:w="225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E11F4" w:rsidRPr="001E11F4" w14:paraId="4B40787B" w14:textId="77777777" w:rsidTr="001E11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CC1A0BF" w14:textId="77777777" w:rsidR="001E11F4" w:rsidRPr="001E11F4" w:rsidRDefault="001E11F4" w:rsidP="009423D3">
                  <w:pPr>
                    <w:spacing w:after="0" w:line="240" w:lineRule="auto"/>
                    <w:jc w:val="center"/>
                    <w:rPr>
                      <w:rFonts w:ascii="TH Sarabun New" w:hAnsi="TH Sarabun New"/>
                      <w:sz w:val="32"/>
                    </w:rPr>
                  </w:pPr>
                </w:p>
              </w:tc>
            </w:tr>
          </w:tbl>
          <w:p w14:paraId="035AF043" w14:textId="77777777" w:rsidR="001E11F4" w:rsidRPr="001E11F4" w:rsidRDefault="001E11F4" w:rsidP="009423D3">
            <w:pPr>
              <w:jc w:val="center"/>
              <w:rPr>
                <w:rFonts w:ascii="TH Sarabun New" w:hAnsi="TH Sarabun New"/>
                <w:vanish/>
                <w:sz w:val="32"/>
              </w:rPr>
            </w:pPr>
          </w:p>
          <w:tbl>
            <w:tblPr>
              <w:tblW w:w="0" w:type="auto"/>
              <w:jc w:val="center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96"/>
            </w:tblGrid>
            <w:tr w:rsidR="001E11F4" w:rsidRPr="001E11F4" w14:paraId="27AEA120" w14:textId="77777777" w:rsidTr="001E11F4">
              <w:trPr>
                <w:tblCellSpacing w:w="15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14:paraId="52BFEB31" w14:textId="77777777" w:rsidR="001E11F4" w:rsidRPr="001E11F4" w:rsidRDefault="001E11F4" w:rsidP="009423D3">
                  <w:pPr>
                    <w:spacing w:after="0" w:line="240" w:lineRule="auto"/>
                    <w:jc w:val="center"/>
                    <w:rPr>
                      <w:rFonts w:ascii="TH Sarabun New" w:hAnsi="TH Sarabun New"/>
                      <w:sz w:val="32"/>
                    </w:rPr>
                  </w:pPr>
                  <w:r w:rsidRPr="001E11F4">
                    <w:rPr>
                      <w:rFonts w:ascii="TH Sarabun New" w:hAnsi="TH Sarabun New"/>
                      <w:sz w:val="32"/>
                    </w:rPr>
                    <w:t>string</w:t>
                  </w:r>
                </w:p>
              </w:tc>
            </w:tr>
          </w:tbl>
          <w:p w14:paraId="5DE70A44" w14:textId="77777777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</w:p>
        </w:tc>
        <w:tc>
          <w:tcPr>
            <w:tcW w:w="2254" w:type="dxa"/>
          </w:tcPr>
          <w:p w14:paraId="0381C4E6" w14:textId="342A0E2D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16</w:t>
            </w:r>
          </w:p>
        </w:tc>
        <w:tc>
          <w:tcPr>
            <w:tcW w:w="225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E11F4" w:rsidRPr="001E11F4" w14:paraId="08864858" w14:textId="77777777" w:rsidTr="001E11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F74105" w14:textId="77777777" w:rsidR="001E11F4" w:rsidRPr="001E11F4" w:rsidRDefault="001E11F4" w:rsidP="009423D3">
                  <w:pPr>
                    <w:spacing w:after="0" w:line="240" w:lineRule="auto"/>
                    <w:jc w:val="center"/>
                    <w:rPr>
                      <w:rFonts w:ascii="TH Sarabun New" w:hAnsi="TH Sarabun New"/>
                      <w:sz w:val="32"/>
                    </w:rPr>
                  </w:pPr>
                </w:p>
              </w:tc>
            </w:tr>
          </w:tbl>
          <w:p w14:paraId="2291FE2F" w14:textId="77777777" w:rsidR="001E11F4" w:rsidRPr="001E11F4" w:rsidRDefault="001E11F4" w:rsidP="009423D3">
            <w:pPr>
              <w:jc w:val="center"/>
              <w:rPr>
                <w:rFonts w:ascii="TH Sarabun New" w:hAnsi="TH Sarabun New"/>
                <w:vanish/>
                <w:sz w:val="32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42"/>
            </w:tblGrid>
            <w:tr w:rsidR="001E11F4" w:rsidRPr="001E11F4" w14:paraId="52517CBC" w14:textId="77777777" w:rsidTr="001E11F4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D11CFA" w14:textId="77777777" w:rsidR="001E11F4" w:rsidRPr="001E11F4" w:rsidRDefault="001E11F4" w:rsidP="009423D3">
                  <w:pPr>
                    <w:spacing w:after="0" w:line="240" w:lineRule="auto"/>
                    <w:jc w:val="center"/>
                    <w:rPr>
                      <w:rFonts w:ascii="TH Sarabun New" w:hAnsi="TH Sarabun New"/>
                      <w:sz w:val="32"/>
                    </w:rPr>
                  </w:pPr>
                  <w:r w:rsidRPr="001E11F4">
                    <w:rPr>
                      <w:rFonts w:ascii="TH Sarabun New" w:hAnsi="TH Sarabun New"/>
                      <w:sz w:val="32"/>
                    </w:rPr>
                    <w:t>'978-0134685991'</w:t>
                  </w:r>
                </w:p>
              </w:tc>
            </w:tr>
          </w:tbl>
          <w:p w14:paraId="246B5824" w14:textId="77777777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</w:p>
        </w:tc>
      </w:tr>
      <w:tr w:rsidR="001E11F4" w14:paraId="7B3BA1AF" w14:textId="77777777" w:rsidTr="001E11F4">
        <w:tc>
          <w:tcPr>
            <w:tcW w:w="2254" w:type="dxa"/>
          </w:tcPr>
          <w:p w14:paraId="20F50437" w14:textId="564B7D30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title</w:t>
            </w:r>
          </w:p>
        </w:tc>
        <w:tc>
          <w:tcPr>
            <w:tcW w:w="2254" w:type="dxa"/>
          </w:tcPr>
          <w:p w14:paraId="72AF8419" w14:textId="0F65630A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string</w:t>
            </w:r>
          </w:p>
        </w:tc>
        <w:tc>
          <w:tcPr>
            <w:tcW w:w="2254" w:type="dxa"/>
          </w:tcPr>
          <w:p w14:paraId="526BB648" w14:textId="387B8B16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128</w:t>
            </w:r>
          </w:p>
        </w:tc>
        <w:tc>
          <w:tcPr>
            <w:tcW w:w="2254" w:type="dxa"/>
          </w:tcPr>
          <w:p w14:paraId="093CC419" w14:textId="73C4BB2C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 xml:space="preserve">'Python </w:t>
            </w:r>
            <w:r w:rsidRPr="001E11F4">
              <w:rPr>
                <w:rFonts w:ascii="TH Sarabun New" w:hAnsi="TH Sarabun New"/>
                <w:sz w:val="32"/>
                <w:cs/>
              </w:rPr>
              <w:t>เบื้องต้น</w:t>
            </w:r>
            <w:r w:rsidRPr="001E11F4">
              <w:rPr>
                <w:rFonts w:ascii="TH Sarabun New" w:hAnsi="TH Sarabun New"/>
                <w:sz w:val="32"/>
              </w:rPr>
              <w:t>'</w:t>
            </w:r>
          </w:p>
        </w:tc>
      </w:tr>
      <w:tr w:rsidR="001E11F4" w14:paraId="676D7EC0" w14:textId="77777777" w:rsidTr="001E11F4">
        <w:tc>
          <w:tcPr>
            <w:tcW w:w="2254" w:type="dxa"/>
          </w:tcPr>
          <w:p w14:paraId="39B6B607" w14:textId="303E20D7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author</w:t>
            </w:r>
          </w:p>
        </w:tc>
        <w:tc>
          <w:tcPr>
            <w:tcW w:w="2254" w:type="dxa"/>
          </w:tcPr>
          <w:p w14:paraId="31720356" w14:textId="3F951FC5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string</w:t>
            </w:r>
          </w:p>
        </w:tc>
        <w:tc>
          <w:tcPr>
            <w:tcW w:w="2254" w:type="dxa"/>
          </w:tcPr>
          <w:p w14:paraId="7DF6B715" w14:textId="175885E0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64</w:t>
            </w:r>
          </w:p>
        </w:tc>
        <w:tc>
          <w:tcPr>
            <w:tcW w:w="2254" w:type="dxa"/>
          </w:tcPr>
          <w:p w14:paraId="7CDA8D59" w14:textId="75A9181F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'</w:t>
            </w:r>
            <w:r w:rsidRPr="001E11F4">
              <w:rPr>
                <w:rFonts w:ascii="TH Sarabun New" w:hAnsi="TH Sarabun New"/>
                <w:sz w:val="32"/>
                <w:cs/>
              </w:rPr>
              <w:t>สุกัญญา มาพระยืน</w:t>
            </w:r>
            <w:r w:rsidRPr="001E11F4">
              <w:rPr>
                <w:rFonts w:ascii="TH Sarabun New" w:hAnsi="TH Sarabun New"/>
                <w:sz w:val="32"/>
              </w:rPr>
              <w:t>'</w:t>
            </w:r>
          </w:p>
        </w:tc>
      </w:tr>
      <w:tr w:rsidR="001E11F4" w14:paraId="750392F1" w14:textId="77777777" w:rsidTr="001E11F4">
        <w:tc>
          <w:tcPr>
            <w:tcW w:w="2254" w:type="dxa"/>
          </w:tcPr>
          <w:p w14:paraId="6EA4697C" w14:textId="51E08961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quantity</w:t>
            </w:r>
          </w:p>
        </w:tc>
        <w:tc>
          <w:tcPr>
            <w:tcW w:w="2254" w:type="dxa"/>
          </w:tcPr>
          <w:p w14:paraId="346F9CCE" w14:textId="31F17E64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short</w:t>
            </w:r>
          </w:p>
        </w:tc>
        <w:tc>
          <w:tcPr>
            <w:tcW w:w="2254" w:type="dxa"/>
          </w:tcPr>
          <w:p w14:paraId="38DF4DE6" w14:textId="3A14A0CA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2</w:t>
            </w:r>
          </w:p>
        </w:tc>
        <w:tc>
          <w:tcPr>
            <w:tcW w:w="2254" w:type="dxa"/>
          </w:tcPr>
          <w:p w14:paraId="69BC39D5" w14:textId="44694AFC" w:rsidR="001E11F4" w:rsidRDefault="001E11F4" w:rsidP="009423D3">
            <w:pPr>
              <w:jc w:val="center"/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5</w:t>
            </w:r>
          </w:p>
        </w:tc>
      </w:tr>
    </w:tbl>
    <w:p w14:paraId="4F500004" w14:textId="50522D02" w:rsidR="00AC6425" w:rsidRDefault="003C770C" w:rsidP="009423D3">
      <w:pPr>
        <w:pStyle w:val="a1"/>
        <w:spacing w:line="240" w:lineRule="auto"/>
      </w:pPr>
      <w:bookmarkStart w:id="18" w:name="_Toc210372847"/>
      <w:r>
        <w:rPr>
          <w:cs/>
        </w:rPr>
        <w:t xml:space="preserve">ตารางที่  </w:t>
      </w:r>
      <w:r w:rsidRPr="00A55554">
        <w:rPr>
          <w:b/>
          <w:bCs w:val="0"/>
        </w:rPr>
        <w:fldChar w:fldCharType="begin"/>
      </w:r>
      <w:r w:rsidRPr="00A55554">
        <w:rPr>
          <w:b/>
          <w:bCs w:val="0"/>
        </w:rPr>
        <w:instrText xml:space="preserve"> STYLEREF 1 \s </w:instrText>
      </w:r>
      <w:r w:rsidRPr="00A55554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</w:t>
      </w:r>
      <w:r w:rsidRPr="00A55554">
        <w:rPr>
          <w:b/>
          <w:bCs w:val="0"/>
          <w:noProof/>
        </w:rPr>
        <w:fldChar w:fldCharType="end"/>
      </w:r>
      <w:r w:rsidRPr="00A55554">
        <w:rPr>
          <w:b/>
          <w:bCs w:val="0"/>
          <w:cs/>
        </w:rPr>
        <w:t>.</w:t>
      </w:r>
      <w:r w:rsidRPr="00A55554">
        <w:rPr>
          <w:b/>
          <w:bCs w:val="0"/>
        </w:rPr>
        <w:fldChar w:fldCharType="begin"/>
      </w:r>
      <w:r w:rsidRPr="00A55554">
        <w:rPr>
          <w:b/>
          <w:bCs w:val="0"/>
        </w:rPr>
        <w:instrText xml:space="preserve"> SEQ </w:instrText>
      </w:r>
      <w:r w:rsidRPr="00A55554">
        <w:rPr>
          <w:b/>
          <w:bCs w:val="0"/>
          <w:cs/>
        </w:rPr>
        <w:instrText>ตารางที่</w:instrText>
      </w:r>
      <w:r w:rsidRPr="00A55554">
        <w:rPr>
          <w:b/>
          <w:bCs w:val="0"/>
        </w:rPr>
        <w:instrText xml:space="preserve">_ \* ARABIC \s 1 </w:instrText>
      </w:r>
      <w:r w:rsidRPr="00A55554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</w:t>
      </w:r>
      <w:r w:rsidRPr="00A55554">
        <w:rPr>
          <w:b/>
          <w:bCs w:val="0"/>
          <w:noProof/>
        </w:rPr>
        <w:fldChar w:fldCharType="end"/>
      </w:r>
      <w:r>
        <w:rPr>
          <w:rFonts w:hint="cs"/>
          <w:cs/>
        </w:rPr>
        <w:t xml:space="preserve"> </w:t>
      </w:r>
      <w:r w:rsidR="00AC6425" w:rsidRPr="00A55554">
        <w:rPr>
          <w:bCs w:val="0"/>
          <w:cs/>
        </w:rPr>
        <w:t>แฟ้มข้อมูลหนังสือ</w:t>
      </w:r>
      <w:bookmarkEnd w:id="18"/>
    </w:p>
    <w:p w14:paraId="7CC6182E" w14:textId="537BD118" w:rsidR="001E11F4" w:rsidRDefault="001E11F4" w:rsidP="009423D3">
      <w:pPr>
        <w:spacing w:line="240" w:lineRule="auto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/>
          <w:b/>
          <w:bCs/>
          <w:sz w:val="32"/>
          <w:cs/>
        </w:rPr>
        <w:tab/>
      </w:r>
      <w:r w:rsidRPr="001E11F4">
        <w:rPr>
          <w:rFonts w:ascii="TH Sarabun New" w:hAnsi="TH Sarabun New" w:hint="cs"/>
          <w:sz w:val="32"/>
          <w:cs/>
        </w:rPr>
        <w:t xml:space="preserve">       2.1.1 </w:t>
      </w:r>
      <w:r w:rsidRPr="001E11F4">
        <w:rPr>
          <w:rFonts w:ascii="TH Sarabun New" w:hAnsi="TH Sarabun New"/>
          <w:sz w:val="32"/>
        </w:rPr>
        <w:t>is_active</w:t>
      </w:r>
      <w:r w:rsidR="00C82DAA">
        <w:rPr>
          <w:rFonts w:ascii="TH Sarabun New" w:hAnsi="TH Sarabun New" w:hint="cs"/>
          <w:sz w:val="32"/>
          <w:cs/>
        </w:rPr>
        <w:t xml:space="preserve"> </w:t>
      </w:r>
      <w:r w:rsidR="00C82DAA" w:rsidRPr="00C82DAA">
        <w:rPr>
          <w:rFonts w:ascii="TH Sarabun New" w:hAnsi="TH Sarabun New"/>
          <w:sz w:val="32"/>
          <w:cs/>
        </w:rPr>
        <w:t>สถานะ</w:t>
      </w:r>
      <w:r w:rsidR="00C82DAA">
        <w:rPr>
          <w:rFonts w:ascii="TH Sarabun New" w:hAnsi="TH Sarabun New" w:hint="cs"/>
          <w:sz w:val="32"/>
          <w:cs/>
        </w:rPr>
        <w:t xml:space="preserve"> </w:t>
      </w:r>
    </w:p>
    <w:p w14:paraId="5ED9C3AC" w14:textId="2F0EBE67" w:rsidR="00C82DAA" w:rsidRDefault="00C82DAA" w:rsidP="009423D3">
      <w:pPr>
        <w:spacing w:line="240" w:lineRule="auto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</w:t>
      </w:r>
      <w:r w:rsidRPr="00C82DAA">
        <w:rPr>
          <w:rFonts w:ascii="TH Sarabun New" w:hAnsi="TH Sarabun New"/>
          <w:sz w:val="32"/>
          <w:cs/>
        </w:rPr>
        <w:t>ใช้ตรวจสอบว่าหนังสือยังใช้งานอยู่หรือถูกลบ เพื่อให้โปรแกรมไม่แสดงหรือให้ยืมหนังสือที่ถูกลบแล้ว</w:t>
      </w:r>
      <w:r>
        <w:rPr>
          <w:rFonts w:ascii="TH Sarabun New" w:hAnsi="TH Sarabun New" w:hint="cs"/>
          <w:sz w:val="32"/>
          <w:cs/>
        </w:rPr>
        <w:t xml:space="preserve"> </w:t>
      </w:r>
      <w:r w:rsidRPr="00C82DAA">
        <w:rPr>
          <w:rFonts w:ascii="TH Sarabun New" w:hAnsi="TH Sarabun New"/>
          <w:sz w:val="32"/>
          <w:cs/>
        </w:rPr>
        <w:t>ตัวอย่าง:</w:t>
      </w:r>
      <w:r w:rsidRPr="00C82DAA">
        <w:rPr>
          <w:rFonts w:ascii="TH Sarabun New" w:hAnsi="TH Sarabun New"/>
          <w:sz w:val="32"/>
        </w:rPr>
        <w:t xml:space="preserve"> </w:t>
      </w:r>
      <w:r w:rsidRPr="00C82DAA">
        <w:rPr>
          <w:rFonts w:ascii="TH Sarabun New" w:hAnsi="TH Sarabun New"/>
          <w:sz w:val="32"/>
          <w:cs/>
        </w:rPr>
        <w:t>หนังสือ “</w:t>
      </w:r>
      <w:r w:rsidRPr="00C82DAA">
        <w:rPr>
          <w:rFonts w:ascii="TH Sarabun New" w:hAnsi="TH Sarabun New"/>
          <w:sz w:val="32"/>
        </w:rPr>
        <w:t xml:space="preserve">Python </w:t>
      </w:r>
      <w:r w:rsidRPr="00C82DAA">
        <w:rPr>
          <w:rFonts w:ascii="TH Sarabun New" w:hAnsi="TH Sarabun New"/>
          <w:sz w:val="32"/>
          <w:cs/>
        </w:rPr>
        <w:t xml:space="preserve">เบื้องต้น” ถูกลบ </w:t>
      </w:r>
      <w:r w:rsidRPr="00C82DAA">
        <w:rPr>
          <w:rFonts w:ascii="TH Sarabun New" w:hAnsi="TH Sarabun New"/>
          <w:sz w:val="32"/>
        </w:rPr>
        <w:t xml:space="preserve">is_active = 'D'  </w:t>
      </w:r>
      <w:r w:rsidRPr="00C82DAA">
        <w:rPr>
          <w:rFonts w:ascii="TH Sarabun New" w:hAnsi="TH Sarabun New"/>
          <w:sz w:val="32"/>
          <w:cs/>
        </w:rPr>
        <w:t>เมนูค้นหาหนังสือจะไม่แสดงรายการนี้</w:t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</w:t>
      </w:r>
    </w:p>
    <w:p w14:paraId="0E9B8C67" w14:textId="43809827" w:rsidR="00C82DAA" w:rsidRDefault="00C82DAA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 2.1.2 </w:t>
      </w:r>
      <w:r w:rsidRPr="00C82DAA">
        <w:rPr>
          <w:rFonts w:ascii="TH Sarabun New" w:hAnsi="TH Sarabun New"/>
          <w:sz w:val="32"/>
        </w:rPr>
        <w:t>book_id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รหัสหนังสือ</w:t>
      </w:r>
    </w:p>
    <w:p w14:paraId="35C829C5" w14:textId="3BC5D1CF" w:rsidR="00C82DAA" w:rsidRPr="00C82DAA" w:rsidRDefault="00C82DA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/>
          <w:sz w:val="32"/>
          <w:cs/>
        </w:rPr>
        <w:tab/>
      </w:r>
      <w:r w:rsidRPr="00C82DAA">
        <w:rPr>
          <w:rFonts w:ascii="TH Sarabun New" w:hAnsi="TH Sarabun New" w:hint="cs"/>
          <w:sz w:val="32"/>
          <w:cs/>
        </w:rPr>
        <w:t xml:space="preserve">    </w:t>
      </w:r>
      <w:r w:rsidRPr="00C82DAA">
        <w:rPr>
          <w:rFonts w:ascii="TH Sarabun New" w:hAnsi="TH Sarabun New"/>
          <w:sz w:val="32"/>
          <w:cs/>
        </w:rPr>
        <w:t>ใช้ระบุเอกลักษณ์ของหนังสือแต่ละเล่ม ใช้ค้นหา แก้ไข หรือลบ</w:t>
      </w:r>
      <w:r w:rsidRPr="00C82DAA">
        <w:rPr>
          <w:rFonts w:ascii="TH Sarabun New" w:hAnsi="TH Sarabun New" w:hint="cs"/>
          <w:sz w:val="32"/>
          <w:cs/>
        </w:rPr>
        <w:t xml:space="preserve"> </w:t>
      </w:r>
      <w:r w:rsidRPr="00C82DAA">
        <w:rPr>
          <w:rFonts w:ascii="TH Sarabun New" w:hAnsi="TH Sarabun New"/>
          <w:sz w:val="32"/>
          <w:cs/>
        </w:rPr>
        <w:t>ตัวอย่าง:</w:t>
      </w:r>
      <w:r w:rsidRPr="00C82DAA">
        <w:rPr>
          <w:rFonts w:ascii="TH Sarabun New" w:hAnsi="TH Sarabun New"/>
          <w:sz w:val="32"/>
        </w:rPr>
        <w:t xml:space="preserve"> book_id = 1001  </w:t>
      </w:r>
      <w:r w:rsidRPr="00C82DAA">
        <w:rPr>
          <w:rFonts w:ascii="TH Sarabun New" w:hAnsi="TH Sarabun New"/>
          <w:sz w:val="32"/>
          <w:cs/>
        </w:rPr>
        <w:t>ใช้ค้นหาหนังสือ “</w:t>
      </w:r>
      <w:r w:rsidRPr="00C82DAA">
        <w:rPr>
          <w:rFonts w:ascii="TH Sarabun New" w:hAnsi="TH Sarabun New"/>
          <w:sz w:val="32"/>
        </w:rPr>
        <w:t xml:space="preserve">Python </w:t>
      </w:r>
      <w:r w:rsidRPr="00C82DAA">
        <w:rPr>
          <w:rFonts w:ascii="TH Sarabun New" w:hAnsi="TH Sarabun New"/>
          <w:sz w:val="32"/>
          <w:cs/>
        </w:rPr>
        <w:t>เบื้องต้น” เพื่อแก้ไขจำนวนเล่ม</w:t>
      </w:r>
    </w:p>
    <w:p w14:paraId="04F82430" w14:textId="70F76773" w:rsidR="00C82DAA" w:rsidRDefault="00C82DAA" w:rsidP="009423D3">
      <w:pPr>
        <w:spacing w:line="240" w:lineRule="auto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2.2.3 </w:t>
      </w:r>
      <w:r w:rsidRPr="00C82DAA">
        <w:rPr>
          <w:rFonts w:ascii="TH Sarabun New" w:hAnsi="TH Sarabun New"/>
          <w:sz w:val="32"/>
        </w:rPr>
        <w:t>isbn</w:t>
      </w:r>
      <w:r>
        <w:rPr>
          <w:rFonts w:ascii="TH Sarabun New" w:hAnsi="TH Sarabun New" w:hint="cs"/>
          <w:sz w:val="32"/>
          <w:cs/>
        </w:rPr>
        <w:t xml:space="preserve"> </w:t>
      </w:r>
      <w:r w:rsidRPr="00C82DAA">
        <w:rPr>
          <w:rFonts w:ascii="TH Sarabun New" w:hAnsi="TH Sarabun New"/>
          <w:sz w:val="32"/>
          <w:cs/>
        </w:rPr>
        <w:t xml:space="preserve">รหัส </w:t>
      </w:r>
      <w:r w:rsidRPr="00C82DAA">
        <w:rPr>
          <w:rFonts w:ascii="TH Sarabun New" w:hAnsi="TH Sarabun New"/>
          <w:sz w:val="32"/>
        </w:rPr>
        <w:t>ISBN</w:t>
      </w:r>
    </w:p>
    <w:p w14:paraId="26FADB38" w14:textId="5118B432" w:rsidR="00C82DAA" w:rsidRPr="0033477A" w:rsidRDefault="00C82DA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ab/>
      </w:r>
      <w:r>
        <w:rPr>
          <w:rFonts w:ascii="TH Sarabun New" w:hAnsi="TH Sarabun New"/>
          <w:sz w:val="32"/>
        </w:rPr>
        <w:tab/>
        <w:t xml:space="preserve">    </w:t>
      </w:r>
      <w:r w:rsidR="0033477A" w:rsidRPr="0033477A">
        <w:rPr>
          <w:rFonts w:ascii="TH Sarabun New" w:hAnsi="TH Sarabun New"/>
          <w:sz w:val="32"/>
          <w:cs/>
        </w:rPr>
        <w:t>ใช้ตรวจสอบและค้นหาหนังสือตามรหัสมาตรฐาน</w:t>
      </w:r>
      <w:r w:rsidR="0033477A" w:rsidRPr="0033477A">
        <w:rPr>
          <w:rFonts w:ascii="TH Sarabun New" w:hAnsi="TH Sarabun New" w:hint="cs"/>
          <w:sz w:val="32"/>
          <w:cs/>
        </w:rPr>
        <w:t xml:space="preserve"> </w:t>
      </w:r>
      <w:r w:rsidR="0033477A" w:rsidRPr="0033477A">
        <w:rPr>
          <w:rFonts w:ascii="TH Sarabun New" w:hAnsi="TH Sarabun New"/>
          <w:sz w:val="32"/>
          <w:cs/>
        </w:rPr>
        <w:t>ตัวอย่าง:</w:t>
      </w:r>
      <w:r w:rsidR="0033477A" w:rsidRPr="0033477A">
        <w:rPr>
          <w:rFonts w:ascii="TH Sarabun New" w:hAnsi="TH Sarabun New"/>
          <w:sz w:val="32"/>
        </w:rPr>
        <w:t xml:space="preserve"> isbn = "978-616-182-012-3"  </w:t>
      </w:r>
      <w:r w:rsidR="0033477A" w:rsidRPr="0033477A">
        <w:rPr>
          <w:rFonts w:ascii="TH Sarabun New" w:hAnsi="TH Sarabun New"/>
          <w:sz w:val="32"/>
          <w:cs/>
        </w:rPr>
        <w:t>ระบบค้นหาหนังสือโดยตรงโดยไม่ต้องพิมพ์ชื่อ</w:t>
      </w:r>
    </w:p>
    <w:p w14:paraId="576C3F3C" w14:textId="39B63E4F" w:rsidR="00C82DAA" w:rsidRDefault="00C82DAA" w:rsidP="009423D3">
      <w:pPr>
        <w:spacing w:line="240" w:lineRule="auto"/>
        <w:jc w:val="thaiDistribute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2.2.4 </w:t>
      </w:r>
      <w:r w:rsidRPr="00C82DAA">
        <w:rPr>
          <w:rFonts w:ascii="TH Sarabun New" w:hAnsi="TH Sarabun New"/>
          <w:sz w:val="32"/>
        </w:rPr>
        <w:t>title</w:t>
      </w:r>
      <w:r>
        <w:rPr>
          <w:rFonts w:ascii="TH Sarabun New" w:hAnsi="TH Sarabun New"/>
          <w:sz w:val="32"/>
        </w:rPr>
        <w:t xml:space="preserve"> </w:t>
      </w:r>
      <w:r w:rsidRPr="00C82DAA">
        <w:rPr>
          <w:rFonts w:ascii="TH Sarabun New" w:hAnsi="TH Sarabun New"/>
          <w:sz w:val="32"/>
          <w:cs/>
        </w:rPr>
        <w:t>ชื่อหนังสือ</w:t>
      </w:r>
      <w:r>
        <w:rPr>
          <w:rFonts w:ascii="TH Sarabun New" w:hAnsi="TH Sarabun New" w:hint="cs"/>
          <w:sz w:val="32"/>
          <w:cs/>
        </w:rPr>
        <w:t xml:space="preserve"> </w:t>
      </w:r>
    </w:p>
    <w:p w14:paraId="19ABC7EA" w14:textId="0C4232A5" w:rsidR="00C82DAA" w:rsidRDefault="00C82DA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</w:t>
      </w:r>
      <w:r w:rsidR="0033477A" w:rsidRPr="0033477A">
        <w:rPr>
          <w:rFonts w:ascii="TH Sarabun New" w:hAnsi="TH Sarabun New"/>
          <w:sz w:val="32"/>
          <w:cs/>
        </w:rPr>
        <w:t>ใช้แสดงชื่อหนังสือและค้นหา</w:t>
      </w:r>
      <w:r w:rsidR="0033477A" w:rsidRPr="0033477A">
        <w:rPr>
          <w:rFonts w:ascii="TH Sarabun New" w:hAnsi="TH Sarabun New" w:hint="cs"/>
          <w:sz w:val="32"/>
          <w:cs/>
        </w:rPr>
        <w:t xml:space="preserve"> </w:t>
      </w:r>
      <w:r w:rsidR="0033477A" w:rsidRPr="0033477A">
        <w:rPr>
          <w:rFonts w:ascii="TH Sarabun New" w:hAnsi="TH Sarabun New"/>
          <w:sz w:val="32"/>
          <w:cs/>
        </w:rPr>
        <w:t>ตัวอย่าง:</w:t>
      </w:r>
      <w:r w:rsidR="0033477A" w:rsidRPr="0033477A">
        <w:rPr>
          <w:rFonts w:ascii="TH Sarabun New" w:hAnsi="TH Sarabun New"/>
          <w:sz w:val="32"/>
        </w:rPr>
        <w:t xml:space="preserve"> </w:t>
      </w:r>
      <w:r w:rsidR="0033477A" w:rsidRPr="0033477A">
        <w:rPr>
          <w:rFonts w:ascii="TH Sarabun New" w:hAnsi="TH Sarabun New"/>
          <w:sz w:val="32"/>
          <w:cs/>
        </w:rPr>
        <w:t>ผู้ใช้พิมพ์ “</w:t>
      </w:r>
      <w:r w:rsidR="0033477A" w:rsidRPr="0033477A">
        <w:rPr>
          <w:rFonts w:ascii="TH Sarabun New" w:hAnsi="TH Sarabun New"/>
          <w:sz w:val="32"/>
        </w:rPr>
        <w:t xml:space="preserve">Python” </w:t>
      </w:r>
      <w:r w:rsidR="0033477A" w:rsidRPr="0033477A">
        <w:rPr>
          <w:rFonts w:ascii="Arial" w:hAnsi="Arial" w:cs="Arial"/>
          <w:sz w:val="32"/>
        </w:rPr>
        <w:t>→</w:t>
      </w:r>
      <w:r w:rsidR="0033477A" w:rsidRPr="0033477A">
        <w:rPr>
          <w:rFonts w:ascii="TH Sarabun New" w:hAnsi="TH Sarabun New"/>
          <w:sz w:val="32"/>
        </w:rPr>
        <w:t xml:space="preserve"> </w:t>
      </w:r>
      <w:r w:rsidR="0033477A" w:rsidRPr="0033477A">
        <w:rPr>
          <w:rFonts w:ascii="TH Sarabun New" w:hAnsi="TH Sarabun New"/>
          <w:sz w:val="32"/>
          <w:cs/>
        </w:rPr>
        <w:t>ระบบแสดงหนังสือที่ชื่อมีคำว่า “</w:t>
      </w:r>
      <w:r w:rsidR="0033477A" w:rsidRPr="0033477A">
        <w:rPr>
          <w:rFonts w:ascii="TH Sarabun New" w:hAnsi="TH Sarabun New"/>
          <w:sz w:val="32"/>
        </w:rPr>
        <w:t xml:space="preserve">Python” </w:t>
      </w:r>
      <w:r w:rsidR="0033477A" w:rsidRPr="0033477A">
        <w:rPr>
          <w:rFonts w:ascii="TH Sarabun New" w:hAnsi="TH Sarabun New"/>
          <w:sz w:val="32"/>
          <w:cs/>
        </w:rPr>
        <w:t>ทั้งหมด</w:t>
      </w:r>
    </w:p>
    <w:p w14:paraId="552AF9FF" w14:textId="42A049CB" w:rsidR="0033477A" w:rsidRDefault="0033477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 2.2.5 </w:t>
      </w:r>
      <w:r w:rsidRPr="0033477A">
        <w:rPr>
          <w:rFonts w:ascii="TH Sarabun New" w:hAnsi="TH Sarabun New"/>
          <w:sz w:val="32"/>
        </w:rPr>
        <w:t>author</w:t>
      </w:r>
      <w:r>
        <w:rPr>
          <w:rFonts w:ascii="TH Sarabun New" w:hAnsi="TH Sarabun New"/>
          <w:sz w:val="32"/>
        </w:rPr>
        <w:t xml:space="preserve"> </w:t>
      </w:r>
      <w:r w:rsidRPr="0033477A">
        <w:rPr>
          <w:rFonts w:ascii="TH Sarabun New" w:hAnsi="TH Sarabun New"/>
          <w:sz w:val="32"/>
          <w:cs/>
        </w:rPr>
        <w:t>ชื่อผู้แต่ง</w:t>
      </w:r>
    </w:p>
    <w:p w14:paraId="1306326B" w14:textId="515BFD7E" w:rsidR="0033477A" w:rsidRDefault="0033477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lastRenderedPageBreak/>
        <w:tab/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</w:t>
      </w:r>
      <w:r w:rsidRPr="0033477A">
        <w:rPr>
          <w:rFonts w:ascii="TH Sarabun New" w:hAnsi="TH Sarabun New"/>
          <w:sz w:val="32"/>
          <w:cs/>
        </w:rPr>
        <w:t>ใช้ค้นหาและแสดงข้อมูลผู้แต่ง</w:t>
      </w:r>
      <w:r w:rsidRPr="0033477A">
        <w:rPr>
          <w:rFonts w:ascii="TH Sarabun New" w:hAnsi="TH Sarabun New" w:hint="cs"/>
          <w:sz w:val="32"/>
          <w:cs/>
        </w:rPr>
        <w:t xml:space="preserve"> </w:t>
      </w:r>
      <w:r w:rsidRPr="0033477A">
        <w:rPr>
          <w:rFonts w:ascii="TH Sarabun New" w:hAnsi="TH Sarabun New"/>
          <w:sz w:val="32"/>
          <w:cs/>
        </w:rPr>
        <w:t>ตัวอย่าง</w:t>
      </w:r>
      <w:r w:rsidRPr="0033477A">
        <w:rPr>
          <w:rFonts w:ascii="TH Sarabun New" w:hAnsi="TH Sarabun New"/>
          <w:b/>
          <w:bCs/>
          <w:sz w:val="32"/>
          <w:cs/>
        </w:rPr>
        <w:t>:</w:t>
      </w:r>
      <w:r w:rsidRPr="0033477A">
        <w:rPr>
          <w:rFonts w:ascii="TH Sarabun New" w:hAnsi="TH Sarabun New"/>
          <w:sz w:val="32"/>
        </w:rPr>
        <w:t xml:space="preserve"> </w:t>
      </w:r>
      <w:r w:rsidRPr="0033477A">
        <w:rPr>
          <w:rFonts w:ascii="TH Sarabun New" w:hAnsi="TH Sarabun New"/>
          <w:sz w:val="32"/>
          <w:cs/>
        </w:rPr>
        <w:t xml:space="preserve">ผู้ใช้ค้นหา </w:t>
      </w:r>
      <w:r w:rsidRPr="0033477A">
        <w:rPr>
          <w:rFonts w:ascii="TH Sarabun New" w:hAnsi="TH Sarabun New"/>
          <w:sz w:val="32"/>
        </w:rPr>
        <w:t>author = “</w:t>
      </w:r>
      <w:r w:rsidRPr="0033477A">
        <w:rPr>
          <w:rFonts w:ascii="TH Sarabun New" w:hAnsi="TH Sarabun New"/>
          <w:sz w:val="32"/>
          <w:cs/>
        </w:rPr>
        <w:t xml:space="preserve">สุกัญญา มาพระยืน”  </w:t>
      </w:r>
      <w:r w:rsidRPr="0033477A">
        <w:rPr>
          <w:rFonts w:ascii="TH Sarabun New" w:hAnsi="TH Sarabun New" w:hint="cs"/>
          <w:sz w:val="32"/>
          <w:cs/>
        </w:rPr>
        <w:t>ระบบแสดงหนังสือทุกเล่มที่ผู้แต่งคนนี้เขีย</w:t>
      </w:r>
      <w:r w:rsidRPr="0033477A">
        <w:rPr>
          <w:rFonts w:ascii="TH Sarabun New" w:hAnsi="TH Sarabun New"/>
          <w:sz w:val="32"/>
          <w:cs/>
        </w:rPr>
        <w:t>น</w:t>
      </w:r>
    </w:p>
    <w:p w14:paraId="3C7CDAA0" w14:textId="5F9B02C2" w:rsidR="0033477A" w:rsidRDefault="0033477A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 2.2.6 </w:t>
      </w:r>
      <w:r w:rsidRPr="0033477A">
        <w:rPr>
          <w:rFonts w:ascii="TH Sarabun New" w:hAnsi="TH Sarabun New"/>
          <w:sz w:val="32"/>
        </w:rPr>
        <w:t>quantity</w:t>
      </w:r>
      <w:r>
        <w:rPr>
          <w:rFonts w:ascii="TH Sarabun New" w:hAnsi="TH Sarabun New"/>
          <w:sz w:val="32"/>
        </w:rPr>
        <w:t xml:space="preserve"> </w:t>
      </w:r>
      <w:r w:rsidRPr="0033477A">
        <w:rPr>
          <w:rFonts w:ascii="TH Sarabun New" w:hAnsi="TH Sarabun New"/>
          <w:sz w:val="32"/>
          <w:cs/>
        </w:rPr>
        <w:t>จำนวนเล่ม</w:t>
      </w:r>
    </w:p>
    <w:p w14:paraId="5413DE37" w14:textId="7B8720C9" w:rsidR="0033477A" w:rsidRPr="001E11F4" w:rsidRDefault="0033477A" w:rsidP="009423D3">
      <w:pPr>
        <w:spacing w:line="240" w:lineRule="auto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</w:t>
      </w:r>
      <w:r w:rsidRPr="0033477A">
        <w:rPr>
          <w:rFonts w:ascii="TH Sarabun New" w:hAnsi="TH Sarabun New"/>
          <w:sz w:val="32"/>
          <w:cs/>
        </w:rPr>
        <w:t>ใช้ตรวจสอบจำนวนหนังสือในสต็อกก่อนให้ยืม และคำนวณจำนวนหลังยืม/คืน</w:t>
      </w:r>
      <w:r w:rsidRPr="0033477A">
        <w:rPr>
          <w:rFonts w:ascii="TH Sarabun New" w:hAnsi="TH Sarabun New"/>
          <w:sz w:val="32"/>
        </w:rPr>
        <w:br/>
      </w:r>
      <w:r w:rsidRPr="0033477A">
        <w:rPr>
          <w:rFonts w:ascii="TH Sarabun New" w:hAnsi="TH Sarabun New"/>
          <w:sz w:val="32"/>
          <w:cs/>
        </w:rPr>
        <w:t>ตัวอย่าง:</w:t>
      </w:r>
      <w:r w:rsidRPr="0033477A">
        <w:rPr>
          <w:rFonts w:ascii="TH Sarabun New" w:hAnsi="TH Sarabun New"/>
          <w:sz w:val="32"/>
        </w:rPr>
        <w:t xml:space="preserve"> quantity = 5  </w:t>
      </w:r>
      <w:r w:rsidRPr="0033477A">
        <w:rPr>
          <w:rFonts w:ascii="TH Sarabun New" w:hAnsi="TH Sarabun New"/>
          <w:sz w:val="32"/>
          <w:cs/>
        </w:rPr>
        <w:t xml:space="preserve">สมาชิกยืม </w:t>
      </w:r>
      <w:r w:rsidRPr="0033477A">
        <w:rPr>
          <w:rFonts w:ascii="TH Sarabun New" w:hAnsi="TH Sarabun New"/>
          <w:sz w:val="32"/>
        </w:rPr>
        <w:t xml:space="preserve">1 </w:t>
      </w:r>
      <w:r w:rsidRPr="0033477A">
        <w:rPr>
          <w:rFonts w:ascii="TH Sarabun New" w:hAnsi="TH Sarabun New"/>
          <w:sz w:val="32"/>
          <w:cs/>
        </w:rPr>
        <w:t xml:space="preserve">เล่ม  </w:t>
      </w:r>
      <w:r w:rsidRPr="0033477A">
        <w:rPr>
          <w:rFonts w:ascii="TH Sarabun New" w:hAnsi="TH Sarabun New"/>
          <w:sz w:val="32"/>
        </w:rPr>
        <w:t xml:space="preserve">quantity </w:t>
      </w:r>
      <w:r w:rsidRPr="0033477A">
        <w:rPr>
          <w:rFonts w:ascii="TH Sarabun New" w:hAnsi="TH Sarabun New"/>
          <w:sz w:val="32"/>
          <w:cs/>
        </w:rPr>
        <w:t xml:space="preserve">ลดเหลือ </w:t>
      </w:r>
      <w:r w:rsidRPr="0033477A">
        <w:rPr>
          <w:rFonts w:ascii="TH Sarabun New" w:hAnsi="TH Sarabun New"/>
          <w:sz w:val="32"/>
        </w:rPr>
        <w:t>4</w:t>
      </w:r>
    </w:p>
    <w:p w14:paraId="65563AC2" w14:textId="14F3B887" w:rsidR="00781F02" w:rsidRDefault="00781F02" w:rsidP="009423D3">
      <w:pPr>
        <w:pStyle w:val="Heading2"/>
        <w:spacing w:line="240" w:lineRule="auto"/>
      </w:pPr>
      <w:r w:rsidRPr="00781F02">
        <w:rPr>
          <w:cs/>
        </w:rPr>
        <w:t xml:space="preserve"> </w:t>
      </w:r>
      <w:bookmarkStart w:id="19" w:name="_Toc210379707"/>
      <w:bookmarkStart w:id="20" w:name="_Toc210387077"/>
      <w:r w:rsidRPr="00781F02">
        <w:rPr>
          <w:cs/>
        </w:rPr>
        <w:t xml:space="preserve">แฟ้มข้อมูลสมาชิก </w:t>
      </w:r>
      <w:r w:rsidRPr="00781F02">
        <w:t>members.dat</w:t>
      </w:r>
      <w:bookmarkEnd w:id="19"/>
      <w:bookmarkEnd w:id="20"/>
    </w:p>
    <w:p w14:paraId="0FFB865B" w14:textId="066ACABE" w:rsidR="003F67F2" w:rsidRDefault="003F67F2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sz w:val="32"/>
          <w:cs/>
        </w:rPr>
        <w:t>แฟ้มนี้ใช้จัดเก็บข้อมูลเกี่ยวกับ</w:t>
      </w:r>
      <w:r>
        <w:rPr>
          <w:rFonts w:ascii="TH Sarabun New" w:hAnsi="TH Sarabun New" w:hint="cs"/>
          <w:sz w:val="32"/>
          <w:cs/>
        </w:rPr>
        <w:t>ข้อมูลสมาชิก</w:t>
      </w:r>
      <w:r w:rsidRPr="00781F02">
        <w:rPr>
          <w:rFonts w:ascii="TH Sarabun New" w:hAnsi="TH Sarabun New"/>
          <w:sz w:val="32"/>
          <w:cs/>
        </w:rPr>
        <w:t>ทั้งหมด แต่ละระเบียน (</w:t>
      </w:r>
      <w:r w:rsidRPr="00781F02">
        <w:rPr>
          <w:rFonts w:ascii="TH Sarabun New" w:hAnsi="TH Sarabun New"/>
          <w:sz w:val="32"/>
        </w:rPr>
        <w:t xml:space="preserve">Record) </w:t>
      </w:r>
      <w:r w:rsidRPr="00781F02">
        <w:rPr>
          <w:rFonts w:ascii="TH Sarabun New" w:hAnsi="TH Sarabun New"/>
          <w:sz w:val="32"/>
          <w:cs/>
        </w:rPr>
        <w:t>โครงสร้างดังนี้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3477A" w14:paraId="6889417D" w14:textId="77777777" w:rsidTr="0033477A">
        <w:tc>
          <w:tcPr>
            <w:tcW w:w="2254" w:type="dxa"/>
          </w:tcPr>
          <w:p w14:paraId="6F191E48" w14:textId="61501326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cs/>
              </w:rPr>
              <w:t>ฟิลด์</w:t>
            </w:r>
          </w:p>
        </w:tc>
        <w:tc>
          <w:tcPr>
            <w:tcW w:w="2254" w:type="dxa"/>
          </w:tcPr>
          <w:p w14:paraId="31AB92EA" w14:textId="57FB7CAF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ชนิด</w:t>
            </w:r>
          </w:p>
        </w:tc>
        <w:tc>
          <w:tcPr>
            <w:tcW w:w="2254" w:type="dxa"/>
          </w:tcPr>
          <w:p w14:paraId="1E2FDE12" w14:textId="65EB2448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ขนาด</w:t>
            </w:r>
          </w:p>
        </w:tc>
        <w:tc>
          <w:tcPr>
            <w:tcW w:w="2254" w:type="dxa"/>
          </w:tcPr>
          <w:p w14:paraId="2D6721D2" w14:textId="08DBCEC7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ตัวอย่าง</w:t>
            </w:r>
          </w:p>
        </w:tc>
      </w:tr>
      <w:tr w:rsidR="0033477A" w14:paraId="19974B7A" w14:textId="77777777" w:rsidTr="0033477A">
        <w:tc>
          <w:tcPr>
            <w:tcW w:w="2254" w:type="dxa"/>
          </w:tcPr>
          <w:p w14:paraId="74A24E32" w14:textId="370E05DA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is_active</w:t>
            </w:r>
          </w:p>
        </w:tc>
        <w:tc>
          <w:tcPr>
            <w:tcW w:w="2254" w:type="dxa"/>
          </w:tcPr>
          <w:p w14:paraId="119EC2B0" w14:textId="50D5937F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Char</w:t>
            </w:r>
          </w:p>
        </w:tc>
        <w:tc>
          <w:tcPr>
            <w:tcW w:w="2254" w:type="dxa"/>
          </w:tcPr>
          <w:p w14:paraId="129F8A6B" w14:textId="45F15C98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1</w:t>
            </w:r>
          </w:p>
        </w:tc>
        <w:tc>
          <w:tcPr>
            <w:tcW w:w="2254" w:type="dxa"/>
          </w:tcPr>
          <w:p w14:paraId="0D8DF25B" w14:textId="65E304F0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b'A'</w:t>
            </w:r>
          </w:p>
        </w:tc>
      </w:tr>
      <w:tr w:rsidR="0033477A" w14:paraId="12377841" w14:textId="77777777" w:rsidTr="0033477A">
        <w:tc>
          <w:tcPr>
            <w:tcW w:w="2254" w:type="dxa"/>
          </w:tcPr>
          <w:p w14:paraId="5C37468F" w14:textId="78A63C1C" w:rsidR="0033477A" w:rsidRDefault="0033477A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/>
                <w:sz w:val="32"/>
              </w:rPr>
              <w:t>member</w:t>
            </w:r>
            <w:r w:rsidRPr="001E11F4">
              <w:rPr>
                <w:rFonts w:ascii="TH Sarabun New" w:hAnsi="TH Sarabun New"/>
                <w:sz w:val="32"/>
              </w:rPr>
              <w:t>_id</w:t>
            </w:r>
          </w:p>
        </w:tc>
        <w:tc>
          <w:tcPr>
            <w:tcW w:w="2254" w:type="dxa"/>
          </w:tcPr>
          <w:p w14:paraId="4F9AC17A" w14:textId="46844CEB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integer</w:t>
            </w:r>
          </w:p>
        </w:tc>
        <w:tc>
          <w:tcPr>
            <w:tcW w:w="2254" w:type="dxa"/>
          </w:tcPr>
          <w:p w14:paraId="7EFD43E0" w14:textId="577A0018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254" w:type="dxa"/>
          </w:tcPr>
          <w:p w14:paraId="5521F16B" w14:textId="6244FFD5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2001</w:t>
            </w:r>
          </w:p>
        </w:tc>
      </w:tr>
      <w:tr w:rsidR="0033477A" w14:paraId="403C3DB9" w14:textId="77777777" w:rsidTr="0033477A">
        <w:tc>
          <w:tcPr>
            <w:tcW w:w="2254" w:type="dxa"/>
          </w:tcPr>
          <w:p w14:paraId="750D1C0B" w14:textId="2809C6F6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>
              <w:rPr>
                <w:rFonts w:ascii="TH Sarabun New" w:hAnsi="TH Sarabun New"/>
                <w:sz w:val="32"/>
              </w:rPr>
              <w:t>n</w:t>
            </w:r>
            <w:r w:rsidRPr="0033477A">
              <w:rPr>
                <w:rFonts w:ascii="TH Sarabun New" w:hAnsi="TH Sarabun New"/>
                <w:sz w:val="32"/>
              </w:rPr>
              <w:t>ame</w:t>
            </w:r>
          </w:p>
        </w:tc>
        <w:tc>
          <w:tcPr>
            <w:tcW w:w="2254" w:type="dxa"/>
          </w:tcPr>
          <w:p w14:paraId="12F9C850" w14:textId="5E6F7CD7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1E11F4">
              <w:rPr>
                <w:rFonts w:ascii="TH Sarabun New" w:hAnsi="TH Sarabun New"/>
                <w:sz w:val="32"/>
              </w:rPr>
              <w:t>string</w:t>
            </w:r>
          </w:p>
        </w:tc>
        <w:tc>
          <w:tcPr>
            <w:tcW w:w="2254" w:type="dxa"/>
          </w:tcPr>
          <w:p w14:paraId="13865159" w14:textId="23E85192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64</w:t>
            </w:r>
          </w:p>
        </w:tc>
        <w:tc>
          <w:tcPr>
            <w:tcW w:w="2254" w:type="dxa"/>
          </w:tcPr>
          <w:p w14:paraId="22EB8439" w14:textId="3FCB1526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'</w:t>
            </w:r>
            <w:r w:rsidRPr="0033477A">
              <w:rPr>
                <w:rFonts w:ascii="TH Sarabun New" w:hAnsi="TH Sarabun New"/>
                <w:sz w:val="32"/>
                <w:cs/>
              </w:rPr>
              <w:t>สุกัญญา มาพระยืน</w:t>
            </w:r>
            <w:r w:rsidRPr="0033477A">
              <w:rPr>
                <w:rFonts w:ascii="TH Sarabun New" w:hAnsi="TH Sarabun New"/>
                <w:sz w:val="32"/>
              </w:rPr>
              <w:t>'</w:t>
            </w:r>
          </w:p>
        </w:tc>
      </w:tr>
      <w:tr w:rsidR="0033477A" w14:paraId="22672E1C" w14:textId="77777777" w:rsidTr="0033477A">
        <w:tc>
          <w:tcPr>
            <w:tcW w:w="2254" w:type="dxa"/>
          </w:tcPr>
          <w:p w14:paraId="6218B2D4" w14:textId="0B62868E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phone</w:t>
            </w:r>
          </w:p>
        </w:tc>
        <w:tc>
          <w:tcPr>
            <w:tcW w:w="2254" w:type="dxa"/>
          </w:tcPr>
          <w:p w14:paraId="689159F0" w14:textId="05B683F7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number</w:t>
            </w:r>
          </w:p>
        </w:tc>
        <w:tc>
          <w:tcPr>
            <w:tcW w:w="2254" w:type="dxa"/>
          </w:tcPr>
          <w:p w14:paraId="2B342DBF" w14:textId="3CE8761C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16</w:t>
            </w:r>
          </w:p>
        </w:tc>
        <w:tc>
          <w:tcPr>
            <w:tcW w:w="2254" w:type="dxa"/>
          </w:tcPr>
          <w:p w14:paraId="0BCBBEE6" w14:textId="7826AE19" w:rsidR="0033477A" w:rsidRPr="0033477A" w:rsidRDefault="0033477A" w:rsidP="009423D3">
            <w:pPr>
              <w:rPr>
                <w:rFonts w:ascii="TH Sarabun New" w:hAnsi="TH Sarabun New"/>
                <w:sz w:val="32"/>
              </w:rPr>
            </w:pPr>
            <w:r w:rsidRPr="0033477A">
              <w:rPr>
                <w:rFonts w:ascii="TH Sarabun New" w:hAnsi="TH Sarabun New"/>
                <w:sz w:val="32"/>
              </w:rPr>
              <w:t>011-1111-1111</w:t>
            </w:r>
          </w:p>
        </w:tc>
      </w:tr>
    </w:tbl>
    <w:p w14:paraId="434A6164" w14:textId="2681C63A" w:rsidR="003C770C" w:rsidRPr="003C770C" w:rsidRDefault="003C770C" w:rsidP="009423D3">
      <w:pPr>
        <w:pStyle w:val="a1"/>
        <w:spacing w:line="240" w:lineRule="auto"/>
      </w:pPr>
      <w:bookmarkStart w:id="21" w:name="_Toc210372848"/>
      <w:r w:rsidRPr="003C770C">
        <w:rPr>
          <w:cs/>
        </w:rPr>
        <w:t xml:space="preserve">ตารางที่  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STYLEREF 1 \s </w:instrText>
      </w:r>
      <w:r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</w:t>
      </w:r>
      <w:r>
        <w:rPr>
          <w:b/>
          <w:bCs w:val="0"/>
        </w:rPr>
        <w:fldChar w:fldCharType="end"/>
      </w:r>
      <w:r>
        <w:rPr>
          <w:b/>
          <w:bCs w:val="0"/>
        </w:rPr>
        <w:t>.</w:t>
      </w:r>
      <w:r>
        <w:rPr>
          <w:b/>
          <w:bCs w:val="0"/>
        </w:rPr>
        <w:fldChar w:fldCharType="begin"/>
      </w:r>
      <w:r>
        <w:rPr>
          <w:b/>
          <w:bCs w:val="0"/>
        </w:rPr>
        <w:instrText xml:space="preserve"> SEQ </w:instrText>
      </w:r>
      <w:r>
        <w:rPr>
          <w:b/>
          <w:bCs w:val="0"/>
          <w:cs/>
        </w:rPr>
        <w:instrText>ตารางที่</w:instrText>
      </w:r>
      <w:r>
        <w:rPr>
          <w:b/>
          <w:bCs w:val="0"/>
        </w:rPr>
        <w:instrText xml:space="preserve">_ \* ARABIC \s 1 </w:instrText>
      </w:r>
      <w:r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</w:t>
      </w:r>
      <w:r>
        <w:rPr>
          <w:b/>
          <w:bCs w:val="0"/>
        </w:rPr>
        <w:fldChar w:fldCharType="end"/>
      </w:r>
      <w:r w:rsidRPr="003C770C">
        <w:rPr>
          <w:cs/>
        </w:rPr>
        <w:t xml:space="preserve"> </w:t>
      </w:r>
      <w:r w:rsidRPr="003C770C">
        <w:rPr>
          <w:b/>
          <w:bCs w:val="0"/>
          <w:cs/>
        </w:rPr>
        <w:t>แฟ้มข้อมูลสมาชิก</w:t>
      </w:r>
      <w:bookmarkEnd w:id="21"/>
    </w:p>
    <w:p w14:paraId="233C249E" w14:textId="0842A5C0" w:rsidR="0033477A" w:rsidRDefault="0072741A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2741A">
        <w:rPr>
          <w:rFonts w:ascii="TH Sarabun New" w:hAnsi="TH Sarabun New"/>
          <w:sz w:val="32"/>
        </w:rPr>
        <w:t>2.2.1</w:t>
      </w:r>
      <w:r>
        <w:rPr>
          <w:rFonts w:ascii="TH Sarabun New" w:hAnsi="TH Sarabun New"/>
          <w:sz w:val="32"/>
        </w:rPr>
        <w:t xml:space="preserve"> </w:t>
      </w:r>
      <w:r w:rsidR="007A1639" w:rsidRPr="007A1639">
        <w:rPr>
          <w:rFonts w:ascii="TH Sarabun New" w:hAnsi="TH Sarabun New"/>
          <w:sz w:val="32"/>
        </w:rPr>
        <w:t>is_active</w:t>
      </w:r>
      <w:r w:rsidR="007A1639">
        <w:rPr>
          <w:rFonts w:ascii="TH Sarabun New" w:hAnsi="TH Sarabun New"/>
          <w:sz w:val="32"/>
        </w:rPr>
        <w:t xml:space="preserve"> </w:t>
      </w:r>
      <w:r w:rsidR="007A1639" w:rsidRPr="007A1639">
        <w:rPr>
          <w:rFonts w:ascii="TH Sarabun New" w:hAnsi="TH Sarabun New"/>
          <w:sz w:val="32"/>
          <w:cs/>
        </w:rPr>
        <w:t>สถานะสมาชิก</w:t>
      </w:r>
    </w:p>
    <w:p w14:paraId="2FE7672D" w14:textId="4F5F10D2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A1639">
        <w:rPr>
          <w:rFonts w:ascii="TH Sarabun New" w:hAnsi="TH Sarabun New"/>
          <w:sz w:val="32"/>
          <w:cs/>
        </w:rPr>
        <w:t>ตรวจสอบว่าสมาชิกยังใช้งานอยู่หรือถูกลบ</w:t>
      </w:r>
      <w:r>
        <w:rPr>
          <w:rFonts w:ascii="TH Sarabun New" w:hAnsi="TH Sarabun New" w:hint="cs"/>
          <w:sz w:val="32"/>
          <w:cs/>
        </w:rPr>
        <w:t xml:space="preserve"> </w:t>
      </w:r>
      <w:r w:rsidRPr="007A1639">
        <w:rPr>
          <w:rFonts w:ascii="TH Sarabun New" w:hAnsi="TH Sarabun New"/>
          <w:sz w:val="32"/>
          <w:cs/>
        </w:rPr>
        <w:t>ตัวอย่าง:</w:t>
      </w:r>
      <w:r w:rsidRPr="007A1639">
        <w:rPr>
          <w:rFonts w:ascii="TH Sarabun New" w:hAnsi="TH Sarabun New"/>
          <w:sz w:val="32"/>
        </w:rPr>
        <w:t xml:space="preserve"> member_id = 2003, is_active = 'D'  </w:t>
      </w:r>
      <w:r w:rsidRPr="007A1639">
        <w:rPr>
          <w:rFonts w:ascii="TH Sarabun New" w:hAnsi="TH Sarabun New"/>
          <w:sz w:val="32"/>
          <w:cs/>
        </w:rPr>
        <w:t>ระบบปฏิเสธการยืมหนังสือ</w:t>
      </w:r>
    </w:p>
    <w:p w14:paraId="32646EC5" w14:textId="7BD90E00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2741A">
        <w:rPr>
          <w:rFonts w:ascii="TH Sarabun New" w:hAnsi="TH Sarabun New"/>
          <w:sz w:val="32"/>
        </w:rPr>
        <w:t>2.2.</w:t>
      </w:r>
      <w:r>
        <w:rPr>
          <w:rFonts w:ascii="TH Sarabun New" w:hAnsi="TH Sarabun New"/>
          <w:sz w:val="32"/>
        </w:rPr>
        <w:t xml:space="preserve">2 </w:t>
      </w:r>
      <w:r w:rsidRPr="007A1639">
        <w:rPr>
          <w:rFonts w:ascii="TH Sarabun New" w:hAnsi="TH Sarabun New"/>
          <w:sz w:val="32"/>
        </w:rPr>
        <w:t>member_id</w:t>
      </w:r>
      <w:r>
        <w:rPr>
          <w:rFonts w:ascii="TH Sarabun New" w:hAnsi="TH Sarabun New" w:hint="cs"/>
          <w:sz w:val="32"/>
          <w:cs/>
        </w:rPr>
        <w:t xml:space="preserve"> </w:t>
      </w:r>
      <w:r w:rsidRPr="007A1639">
        <w:rPr>
          <w:rFonts w:ascii="TH Sarabun New" w:hAnsi="TH Sarabun New"/>
          <w:sz w:val="32"/>
          <w:cs/>
        </w:rPr>
        <w:t>รหัสสมาชิก</w:t>
      </w:r>
    </w:p>
    <w:p w14:paraId="6D186BFE" w14:textId="77FA10AF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A1639">
        <w:rPr>
          <w:rFonts w:ascii="TH Sarabun New" w:hAnsi="TH Sarabun New"/>
          <w:sz w:val="32"/>
          <w:cs/>
        </w:rPr>
        <w:t>ใช้ระบุสมาชิกแต่ละคนไม่ซ้ำกัน ใช้ค้นหา แก้ไข หรือลบ</w:t>
      </w:r>
      <w:r>
        <w:rPr>
          <w:rFonts w:ascii="TH Sarabun New" w:hAnsi="TH Sarabun New" w:hint="cs"/>
          <w:sz w:val="32"/>
          <w:cs/>
        </w:rPr>
        <w:t xml:space="preserve"> </w:t>
      </w:r>
      <w:r w:rsidRPr="007A1639">
        <w:rPr>
          <w:rFonts w:ascii="TH Sarabun New" w:hAnsi="TH Sarabun New"/>
          <w:sz w:val="32"/>
          <w:cs/>
        </w:rPr>
        <w:t>ตัวอย่าง:</w:t>
      </w:r>
      <w:r w:rsidRPr="007A1639">
        <w:rPr>
          <w:rFonts w:ascii="TH Sarabun New" w:hAnsi="TH Sarabun New"/>
          <w:sz w:val="32"/>
        </w:rPr>
        <w:t xml:space="preserve"> member_id = 2001  </w:t>
      </w:r>
      <w:r w:rsidRPr="007A1639">
        <w:rPr>
          <w:rFonts w:ascii="TH Sarabun New" w:hAnsi="TH Sarabun New"/>
          <w:sz w:val="32"/>
          <w:cs/>
        </w:rPr>
        <w:t>ระบบเรียกดูชื่อสมาชิก = “สุกัญญา มาพระยืน”</w:t>
      </w:r>
    </w:p>
    <w:p w14:paraId="4B506B0E" w14:textId="35BB4A26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2741A">
        <w:rPr>
          <w:rFonts w:ascii="TH Sarabun New" w:hAnsi="TH Sarabun New"/>
          <w:sz w:val="32"/>
        </w:rPr>
        <w:t>2.2.</w:t>
      </w:r>
      <w:r>
        <w:rPr>
          <w:rFonts w:ascii="TH Sarabun New" w:hAnsi="TH Sarabun New"/>
          <w:sz w:val="32"/>
        </w:rPr>
        <w:t xml:space="preserve">3 </w:t>
      </w:r>
      <w:r w:rsidRPr="007A1639">
        <w:rPr>
          <w:rFonts w:ascii="TH Sarabun New" w:hAnsi="TH Sarabun New"/>
          <w:sz w:val="32"/>
        </w:rPr>
        <w:t>name</w:t>
      </w:r>
      <w:r>
        <w:rPr>
          <w:rFonts w:ascii="TH Sarabun New" w:hAnsi="TH Sarabun New" w:hint="cs"/>
          <w:sz w:val="32"/>
          <w:cs/>
        </w:rPr>
        <w:t xml:space="preserve"> </w:t>
      </w:r>
      <w:r w:rsidRPr="007A1639">
        <w:rPr>
          <w:rFonts w:ascii="TH Sarabun New" w:hAnsi="TH Sarabun New"/>
          <w:sz w:val="32"/>
          <w:cs/>
        </w:rPr>
        <w:t>ชื่อ-สกุลสมาชิก</w:t>
      </w:r>
    </w:p>
    <w:p w14:paraId="34F0D0B9" w14:textId="77777777" w:rsidR="007A1639" w:rsidRPr="007A1639" w:rsidRDefault="007A1639" w:rsidP="009423D3">
      <w:pPr>
        <w:spacing w:line="240" w:lineRule="auto"/>
        <w:ind w:firstLine="1134"/>
        <w:rPr>
          <w:rFonts w:ascii="TH Sarabun New" w:hAnsi="TH Sarabun New"/>
          <w:vanish/>
          <w:sz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A1639" w:rsidRPr="007A1639" w14:paraId="07A92766" w14:textId="77777777" w:rsidTr="007A163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41869" w14:textId="025982B8" w:rsidR="007A1639" w:rsidRPr="007A1639" w:rsidRDefault="007A1639" w:rsidP="009423D3">
            <w:pPr>
              <w:spacing w:line="240" w:lineRule="auto"/>
              <w:rPr>
                <w:rFonts w:ascii="TH Sarabun New" w:hAnsi="TH Sarabun New"/>
                <w:sz w:val="32"/>
              </w:rPr>
            </w:pPr>
            <w:r w:rsidRPr="007A1639">
              <w:rPr>
                <w:rFonts w:ascii="TH Sarabun New" w:hAnsi="TH Sarabun New"/>
                <w:sz w:val="32"/>
                <w:cs/>
              </w:rPr>
              <w:t>แสดงชื่อสมาชิกและค้นหา</w:t>
            </w:r>
            <w:r>
              <w:rPr>
                <w:rFonts w:ascii="TH Sarabun New" w:hAnsi="TH Sarabun New" w:hint="cs"/>
                <w:sz w:val="32"/>
                <w:cs/>
              </w:rPr>
              <w:t xml:space="preserve"> </w:t>
            </w:r>
            <w:r w:rsidRPr="007A1639">
              <w:rPr>
                <w:rFonts w:ascii="TH Sarabun New" w:hAnsi="TH Sarabun New"/>
                <w:sz w:val="32"/>
                <w:cs/>
              </w:rPr>
              <w:t>ตัวอย่าง:</w:t>
            </w:r>
            <w:r w:rsidRPr="007A1639">
              <w:rPr>
                <w:rFonts w:ascii="TH Sarabun New" w:hAnsi="TH Sarabun New"/>
                <w:sz w:val="32"/>
              </w:rPr>
              <w:t xml:space="preserve"> </w:t>
            </w:r>
            <w:r w:rsidRPr="007A1639">
              <w:rPr>
                <w:rFonts w:ascii="TH Sarabun New" w:hAnsi="TH Sarabun New"/>
                <w:sz w:val="32"/>
                <w:cs/>
              </w:rPr>
              <w:t xml:space="preserve">ผู้ใช้ค้นหาชื่อ “สุกัญญา” </w:t>
            </w:r>
            <w:r w:rsidRPr="007A1639">
              <w:rPr>
                <w:rFonts w:ascii="TH Sarabun New" w:hAnsi="TH Sarabun New" w:hint="cs"/>
                <w:sz w:val="32"/>
                <w:cs/>
              </w:rPr>
              <w:t>ระบบแสดงรายละเอียดสมาชิกและประวัติการยืม</w:t>
            </w:r>
          </w:p>
        </w:tc>
      </w:tr>
    </w:tbl>
    <w:p w14:paraId="17C1CF0A" w14:textId="016B48CE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2741A">
        <w:rPr>
          <w:rFonts w:ascii="TH Sarabun New" w:hAnsi="TH Sarabun New"/>
          <w:sz w:val="32"/>
        </w:rPr>
        <w:t>2.2.</w:t>
      </w:r>
      <w:r>
        <w:rPr>
          <w:rFonts w:ascii="TH Sarabun New" w:hAnsi="TH Sarabun New"/>
          <w:sz w:val="32"/>
        </w:rPr>
        <w:t xml:space="preserve">4 </w:t>
      </w:r>
      <w:r w:rsidRPr="007A1639">
        <w:rPr>
          <w:rFonts w:ascii="TH Sarabun New" w:hAnsi="TH Sarabun New"/>
          <w:sz w:val="32"/>
        </w:rPr>
        <w:t>phone</w:t>
      </w:r>
      <w:r>
        <w:rPr>
          <w:rFonts w:ascii="TH Sarabun New" w:hAnsi="TH Sarabun New" w:hint="cs"/>
          <w:sz w:val="32"/>
          <w:cs/>
        </w:rPr>
        <w:t xml:space="preserve"> </w:t>
      </w:r>
      <w:r w:rsidRPr="007A1639">
        <w:rPr>
          <w:rFonts w:ascii="TH Sarabun New" w:hAnsi="TH Sarabun New"/>
          <w:sz w:val="32"/>
          <w:cs/>
        </w:rPr>
        <w:t>เบอร์โทรสมาชิก</w:t>
      </w:r>
    </w:p>
    <w:p w14:paraId="3AB6E3D6" w14:textId="224B1AAE" w:rsidR="007A1639" w:rsidRDefault="007A1639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A1639">
        <w:rPr>
          <w:rFonts w:ascii="TH Sarabun New" w:hAnsi="TH Sarabun New"/>
          <w:sz w:val="32"/>
          <w:cs/>
        </w:rPr>
        <w:t>ติดต่อสมาชิกกรณีหนังสือยังไม่คืน</w:t>
      </w:r>
    </w:p>
    <w:p w14:paraId="174E1A5E" w14:textId="77777777" w:rsidR="001E11F4" w:rsidRPr="00781F02" w:rsidRDefault="001E11F4" w:rsidP="009423D3">
      <w:pPr>
        <w:spacing w:line="240" w:lineRule="auto"/>
        <w:rPr>
          <w:rFonts w:ascii="TH Sarabun New" w:hAnsi="TH Sarabun New"/>
          <w:b/>
          <w:bCs/>
          <w:sz w:val="32"/>
          <w:cs/>
        </w:rPr>
      </w:pPr>
    </w:p>
    <w:p w14:paraId="38190DD4" w14:textId="3595B357" w:rsidR="00781F02" w:rsidRDefault="00781F02" w:rsidP="009423D3">
      <w:pPr>
        <w:pStyle w:val="Heading2"/>
        <w:spacing w:line="240" w:lineRule="auto"/>
      </w:pPr>
      <w:bookmarkStart w:id="22" w:name="_Toc210379708"/>
      <w:bookmarkStart w:id="23" w:name="_Toc210387078"/>
      <w:r w:rsidRPr="00781F02">
        <w:rPr>
          <w:cs/>
        </w:rPr>
        <w:lastRenderedPageBreak/>
        <w:t xml:space="preserve">แฟ้มข้อมูลการยืม-คืน </w:t>
      </w:r>
      <w:r w:rsidRPr="00781F02">
        <w:t>lendings.dat</w:t>
      </w:r>
      <w:bookmarkEnd w:id="22"/>
      <w:bookmarkEnd w:id="23"/>
    </w:p>
    <w:p w14:paraId="00742960" w14:textId="201F2879" w:rsidR="003F67F2" w:rsidRDefault="003F67F2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781F02">
        <w:rPr>
          <w:rFonts w:ascii="TH Sarabun New" w:hAnsi="TH Sarabun New"/>
          <w:sz w:val="32"/>
          <w:cs/>
        </w:rPr>
        <w:t>แฟ้มนี้ใช้จัดเก็บข้อมูลเกี่ยวกับ</w:t>
      </w:r>
      <w:r>
        <w:rPr>
          <w:rFonts w:ascii="TH Sarabun New" w:hAnsi="TH Sarabun New" w:hint="cs"/>
          <w:sz w:val="32"/>
          <w:cs/>
        </w:rPr>
        <w:t>การยืม - คืน</w:t>
      </w:r>
      <w:r w:rsidRPr="00781F02">
        <w:rPr>
          <w:rFonts w:ascii="TH Sarabun New" w:hAnsi="TH Sarabun New"/>
          <w:sz w:val="32"/>
          <w:cs/>
        </w:rPr>
        <w:t xml:space="preserve"> แต่ละระเบียน (</w:t>
      </w:r>
      <w:r w:rsidRPr="00781F02">
        <w:rPr>
          <w:rFonts w:ascii="TH Sarabun New" w:hAnsi="TH Sarabun New"/>
          <w:sz w:val="32"/>
        </w:rPr>
        <w:t xml:space="preserve">Record) </w:t>
      </w:r>
      <w:r w:rsidRPr="00781F02">
        <w:rPr>
          <w:rFonts w:ascii="TH Sarabun New" w:hAnsi="TH Sarabun New"/>
          <w:sz w:val="32"/>
          <w:cs/>
        </w:rPr>
        <w:t>โครงสร้างดังนี้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A1639" w14:paraId="348C15CC" w14:textId="77777777" w:rsidTr="007A1639">
        <w:tc>
          <w:tcPr>
            <w:tcW w:w="2254" w:type="dxa"/>
          </w:tcPr>
          <w:p w14:paraId="3DF41947" w14:textId="6A64AEF0" w:rsidR="007A1639" w:rsidRDefault="007A1639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cs/>
              </w:rPr>
              <w:t>ฟิลด์</w:t>
            </w:r>
          </w:p>
        </w:tc>
        <w:tc>
          <w:tcPr>
            <w:tcW w:w="2254" w:type="dxa"/>
          </w:tcPr>
          <w:p w14:paraId="587A8C41" w14:textId="33980D52" w:rsidR="007A1639" w:rsidRDefault="007A1639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ชนิด</w:t>
            </w:r>
          </w:p>
        </w:tc>
        <w:tc>
          <w:tcPr>
            <w:tcW w:w="2254" w:type="dxa"/>
          </w:tcPr>
          <w:p w14:paraId="70637180" w14:textId="6B43DE59" w:rsidR="007A1639" w:rsidRDefault="007A1639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ขนาด</w:t>
            </w:r>
          </w:p>
        </w:tc>
        <w:tc>
          <w:tcPr>
            <w:tcW w:w="2254" w:type="dxa"/>
          </w:tcPr>
          <w:p w14:paraId="32063E2D" w14:textId="25B5FB30" w:rsidR="007A1639" w:rsidRDefault="007A1639" w:rsidP="009423D3">
            <w:pPr>
              <w:rPr>
                <w:rFonts w:ascii="TH Sarabun New" w:hAnsi="TH Sarabun New"/>
                <w:b/>
                <w:bCs/>
                <w:sz w:val="32"/>
              </w:rPr>
            </w:pPr>
            <w:r>
              <w:rPr>
                <w:rFonts w:ascii="TH Sarabun New" w:hAnsi="TH Sarabun New" w:hint="cs"/>
                <w:sz w:val="32"/>
                <w:cs/>
              </w:rPr>
              <w:t>ตัวอย่าง</w:t>
            </w:r>
          </w:p>
        </w:tc>
      </w:tr>
      <w:tr w:rsidR="007A1639" w14:paraId="5F684BCF" w14:textId="77777777" w:rsidTr="007A1639">
        <w:tc>
          <w:tcPr>
            <w:tcW w:w="2254" w:type="dxa"/>
          </w:tcPr>
          <w:p w14:paraId="7D2CF797" w14:textId="0BD41538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is_active</w:t>
            </w:r>
          </w:p>
        </w:tc>
        <w:tc>
          <w:tcPr>
            <w:tcW w:w="2254" w:type="dxa"/>
          </w:tcPr>
          <w:p w14:paraId="41235CCF" w14:textId="4A8683CC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char</w:t>
            </w:r>
          </w:p>
        </w:tc>
        <w:tc>
          <w:tcPr>
            <w:tcW w:w="2254" w:type="dxa"/>
          </w:tcPr>
          <w:p w14:paraId="04AC3BE8" w14:textId="48E2247F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1</w:t>
            </w:r>
          </w:p>
        </w:tc>
        <w:tc>
          <w:tcPr>
            <w:tcW w:w="2254" w:type="dxa"/>
          </w:tcPr>
          <w:p w14:paraId="5E82EA6D" w14:textId="239D18D8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b'A'</w:t>
            </w:r>
          </w:p>
        </w:tc>
      </w:tr>
      <w:tr w:rsidR="007A1639" w14:paraId="4BDBF8C2" w14:textId="77777777" w:rsidTr="007A1639">
        <w:tc>
          <w:tcPr>
            <w:tcW w:w="2254" w:type="dxa"/>
          </w:tcPr>
          <w:p w14:paraId="3F3139D6" w14:textId="7F9351B1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bookmarkStart w:id="24" w:name="_Hlk210322021"/>
            <w:r w:rsidRPr="00C756A2">
              <w:rPr>
                <w:rFonts w:ascii="TH Sarabun New" w:hAnsi="TH Sarabun New"/>
                <w:sz w:val="32"/>
              </w:rPr>
              <w:t>lending_id</w:t>
            </w:r>
            <w:bookmarkEnd w:id="24"/>
          </w:p>
        </w:tc>
        <w:tc>
          <w:tcPr>
            <w:tcW w:w="2254" w:type="dxa"/>
          </w:tcPr>
          <w:p w14:paraId="5E84A753" w14:textId="77292E09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integer</w:t>
            </w:r>
          </w:p>
        </w:tc>
        <w:tc>
          <w:tcPr>
            <w:tcW w:w="2254" w:type="dxa"/>
          </w:tcPr>
          <w:p w14:paraId="2213FA2A" w14:textId="269F009E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254" w:type="dxa"/>
          </w:tcPr>
          <w:p w14:paraId="7370DD05" w14:textId="7E1BCBFF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3001</w:t>
            </w:r>
          </w:p>
        </w:tc>
      </w:tr>
      <w:tr w:rsidR="007A1639" w14:paraId="43A8F2AD" w14:textId="77777777" w:rsidTr="007A1639">
        <w:tc>
          <w:tcPr>
            <w:tcW w:w="2254" w:type="dxa"/>
          </w:tcPr>
          <w:p w14:paraId="50E312B3" w14:textId="74848DF6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book_id</w:t>
            </w:r>
          </w:p>
        </w:tc>
        <w:tc>
          <w:tcPr>
            <w:tcW w:w="2254" w:type="dxa"/>
          </w:tcPr>
          <w:p w14:paraId="32515045" w14:textId="42995148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integer</w:t>
            </w:r>
          </w:p>
        </w:tc>
        <w:tc>
          <w:tcPr>
            <w:tcW w:w="2254" w:type="dxa"/>
          </w:tcPr>
          <w:p w14:paraId="7481287A" w14:textId="3CE77721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254" w:type="dxa"/>
          </w:tcPr>
          <w:p w14:paraId="19FAC01E" w14:textId="3440EC50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1002</w:t>
            </w:r>
          </w:p>
        </w:tc>
      </w:tr>
      <w:tr w:rsidR="007A1639" w14:paraId="519BE394" w14:textId="77777777" w:rsidTr="007A1639">
        <w:tc>
          <w:tcPr>
            <w:tcW w:w="2254" w:type="dxa"/>
          </w:tcPr>
          <w:p w14:paraId="43729E08" w14:textId="448AB9AD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member_id</w:t>
            </w:r>
          </w:p>
        </w:tc>
        <w:tc>
          <w:tcPr>
            <w:tcW w:w="2254" w:type="dxa"/>
          </w:tcPr>
          <w:p w14:paraId="1F2561D0" w14:textId="57E50BF3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integer</w:t>
            </w:r>
          </w:p>
        </w:tc>
        <w:tc>
          <w:tcPr>
            <w:tcW w:w="2254" w:type="dxa"/>
          </w:tcPr>
          <w:p w14:paraId="78263848" w14:textId="16D1FCA4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4</w:t>
            </w:r>
          </w:p>
        </w:tc>
        <w:tc>
          <w:tcPr>
            <w:tcW w:w="2254" w:type="dxa"/>
          </w:tcPr>
          <w:p w14:paraId="6D4A2C8C" w14:textId="66E4D894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2001</w:t>
            </w:r>
          </w:p>
        </w:tc>
      </w:tr>
      <w:tr w:rsidR="007A1639" w14:paraId="6FD45282" w14:textId="77777777" w:rsidTr="007A1639">
        <w:tc>
          <w:tcPr>
            <w:tcW w:w="2254" w:type="dxa"/>
          </w:tcPr>
          <w:p w14:paraId="6476942F" w14:textId="2BA84C16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borrow_date</w:t>
            </w:r>
          </w:p>
        </w:tc>
        <w:tc>
          <w:tcPr>
            <w:tcW w:w="2254" w:type="dxa"/>
          </w:tcPr>
          <w:p w14:paraId="341FACBC" w14:textId="720C8522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double</w:t>
            </w:r>
          </w:p>
        </w:tc>
        <w:tc>
          <w:tcPr>
            <w:tcW w:w="2254" w:type="dxa"/>
          </w:tcPr>
          <w:p w14:paraId="3E328416" w14:textId="10D5D647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8</w:t>
            </w:r>
          </w:p>
        </w:tc>
        <w:tc>
          <w:tcPr>
            <w:tcW w:w="2254" w:type="dxa"/>
          </w:tcPr>
          <w:p w14:paraId="33020706" w14:textId="0DB397BF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1694332800.0</w:t>
            </w:r>
          </w:p>
        </w:tc>
      </w:tr>
      <w:tr w:rsidR="007A1639" w14:paraId="5CEDD7AF" w14:textId="77777777" w:rsidTr="007A1639">
        <w:tc>
          <w:tcPr>
            <w:tcW w:w="2254" w:type="dxa"/>
          </w:tcPr>
          <w:p w14:paraId="3F6E438E" w14:textId="04731E71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return_date</w:t>
            </w:r>
          </w:p>
        </w:tc>
        <w:tc>
          <w:tcPr>
            <w:tcW w:w="2254" w:type="dxa"/>
          </w:tcPr>
          <w:p w14:paraId="04228205" w14:textId="6B30C428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double</w:t>
            </w:r>
          </w:p>
        </w:tc>
        <w:tc>
          <w:tcPr>
            <w:tcW w:w="2254" w:type="dxa"/>
          </w:tcPr>
          <w:p w14:paraId="3AE2AEB7" w14:textId="768A2C32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8</w:t>
            </w:r>
          </w:p>
        </w:tc>
        <w:tc>
          <w:tcPr>
            <w:tcW w:w="2254" w:type="dxa"/>
          </w:tcPr>
          <w:p w14:paraId="25558576" w14:textId="50909B50" w:rsidR="007A1639" w:rsidRPr="00C756A2" w:rsidRDefault="0094619E" w:rsidP="009423D3">
            <w:pPr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</w:rPr>
              <w:t>0.0 (</w:t>
            </w:r>
            <w:r w:rsidRPr="00C756A2">
              <w:rPr>
                <w:rFonts w:ascii="TH Sarabun New" w:hAnsi="TH Sarabun New"/>
                <w:sz w:val="32"/>
                <w:cs/>
              </w:rPr>
              <w:t>ยังไม่คืน)</w:t>
            </w:r>
          </w:p>
        </w:tc>
      </w:tr>
    </w:tbl>
    <w:p w14:paraId="39D93EA3" w14:textId="698E598C" w:rsidR="00C756A2" w:rsidRPr="00DC6C24" w:rsidRDefault="003C770C" w:rsidP="009423D3">
      <w:pPr>
        <w:pStyle w:val="a1"/>
        <w:spacing w:line="240" w:lineRule="auto"/>
      </w:pPr>
      <w:bookmarkStart w:id="25" w:name="_Toc210372849"/>
      <w:r>
        <w:rPr>
          <w:cs/>
        </w:rPr>
        <w:t xml:space="preserve">ตารางที่  </w:t>
      </w:r>
      <w:r w:rsidRPr="003C770C">
        <w:rPr>
          <w:b/>
          <w:bCs w:val="0"/>
        </w:rPr>
        <w:fldChar w:fldCharType="begin"/>
      </w:r>
      <w:r w:rsidRPr="003C770C">
        <w:rPr>
          <w:b/>
          <w:bCs w:val="0"/>
        </w:rPr>
        <w:instrText xml:space="preserve"> STYLEREF 1 \s </w:instrText>
      </w:r>
      <w:r w:rsidRPr="003C770C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</w:t>
      </w:r>
      <w:r w:rsidRPr="003C770C">
        <w:rPr>
          <w:b/>
          <w:bCs w:val="0"/>
        </w:rPr>
        <w:fldChar w:fldCharType="end"/>
      </w:r>
      <w:r w:rsidRPr="003C770C">
        <w:rPr>
          <w:b/>
          <w:bCs w:val="0"/>
        </w:rPr>
        <w:t>.</w:t>
      </w:r>
      <w:r w:rsidRPr="003C770C">
        <w:rPr>
          <w:b/>
          <w:bCs w:val="0"/>
        </w:rPr>
        <w:fldChar w:fldCharType="begin"/>
      </w:r>
      <w:r w:rsidRPr="003C770C">
        <w:rPr>
          <w:b/>
          <w:bCs w:val="0"/>
        </w:rPr>
        <w:instrText xml:space="preserve"> SEQ </w:instrText>
      </w:r>
      <w:r w:rsidRPr="003C770C">
        <w:rPr>
          <w:b/>
          <w:bCs w:val="0"/>
          <w:cs/>
        </w:rPr>
        <w:instrText>ตารางที่</w:instrText>
      </w:r>
      <w:r w:rsidRPr="003C770C">
        <w:rPr>
          <w:b/>
          <w:bCs w:val="0"/>
        </w:rPr>
        <w:instrText xml:space="preserve">_ \* ARABIC \s 1 </w:instrText>
      </w:r>
      <w:r w:rsidRPr="003C770C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Pr="003C770C">
        <w:rPr>
          <w:b/>
          <w:bCs w:val="0"/>
        </w:rPr>
        <w:fldChar w:fldCharType="end"/>
      </w:r>
      <w:r>
        <w:rPr>
          <w:rFonts w:hint="cs"/>
          <w:cs/>
        </w:rPr>
        <w:t xml:space="preserve"> </w:t>
      </w:r>
      <w:r w:rsidR="00C756A2" w:rsidRPr="00DC6C24">
        <w:rPr>
          <w:b/>
          <w:bCs w:val="0"/>
          <w:cs/>
        </w:rPr>
        <w:t>แฟ้มข้อมูลการยืม-คืน</w:t>
      </w:r>
      <w:bookmarkEnd w:id="25"/>
    </w:p>
    <w:p w14:paraId="42CCF4B6" w14:textId="17C67752" w:rsidR="00C756A2" w:rsidRDefault="00C756A2" w:rsidP="009423D3">
      <w:pPr>
        <w:spacing w:line="240" w:lineRule="auto"/>
        <w:ind w:firstLine="1134"/>
        <w:rPr>
          <w:rFonts w:ascii="TH Sarabun New" w:hAnsi="TH Sarabun New"/>
          <w:sz w:val="32"/>
        </w:rPr>
      </w:pPr>
      <w:r w:rsidRPr="0072741A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3</w:t>
      </w:r>
      <w:r w:rsidRPr="0072741A">
        <w:rPr>
          <w:rFonts w:ascii="TH Sarabun New" w:hAnsi="TH Sarabun New"/>
          <w:sz w:val="32"/>
        </w:rPr>
        <w:t>.1</w:t>
      </w:r>
      <w:r>
        <w:rPr>
          <w:rFonts w:ascii="TH Sarabun New" w:hAnsi="TH Sarabun New"/>
          <w:sz w:val="32"/>
        </w:rPr>
        <w:t xml:space="preserve"> </w:t>
      </w:r>
      <w:r w:rsidRPr="007A1639">
        <w:rPr>
          <w:rFonts w:ascii="TH Sarabun New" w:hAnsi="TH Sarabun New"/>
          <w:sz w:val="32"/>
        </w:rPr>
        <w:t>is_active</w:t>
      </w:r>
      <w:r>
        <w:rPr>
          <w:rFonts w:ascii="TH Sarabun New" w:hAnsi="TH Sarabun New"/>
          <w:sz w:val="32"/>
        </w:rPr>
        <w:t xml:space="preserve"> </w:t>
      </w:r>
      <w:r w:rsidRPr="007A1639">
        <w:rPr>
          <w:rFonts w:ascii="TH Sarabun New" w:hAnsi="TH Sarabun New"/>
          <w:sz w:val="32"/>
          <w:cs/>
        </w:rPr>
        <w:t>สถานะสมาชิก</w:t>
      </w:r>
    </w:p>
    <w:p w14:paraId="3E4CDDB3" w14:textId="0FEAF56C" w:rsidR="007A1639" w:rsidRDefault="00C756A2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  <w:cs/>
        </w:rPr>
        <w:t xml:space="preserve">ตรวจสอบว่าสมาชิกยังใช้งานอยู่หรือถูกลบ ตัวอย่าง: </w:t>
      </w:r>
      <w:r w:rsidRPr="00C756A2">
        <w:rPr>
          <w:rFonts w:ascii="TH Sarabun New" w:hAnsi="TH Sarabun New"/>
          <w:sz w:val="32"/>
        </w:rPr>
        <w:t xml:space="preserve">member_id = 2003, is_active = 'D'  </w:t>
      </w:r>
      <w:r w:rsidRPr="00C756A2">
        <w:rPr>
          <w:rFonts w:ascii="TH Sarabun New" w:hAnsi="TH Sarabun New"/>
          <w:sz w:val="32"/>
          <w:cs/>
        </w:rPr>
        <w:t>ระบบปฏิเสธการยืมหนังสือ</w:t>
      </w:r>
    </w:p>
    <w:p w14:paraId="01D5148A" w14:textId="0D9D0963" w:rsidR="00C756A2" w:rsidRDefault="00C756A2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2.3.</w:t>
      </w:r>
      <w:r>
        <w:rPr>
          <w:rFonts w:ascii="TH Sarabun New" w:hAnsi="TH Sarabun New"/>
          <w:sz w:val="32"/>
        </w:rPr>
        <w:t>2</w:t>
      </w:r>
      <w:r w:rsidRPr="00C756A2">
        <w:rPr>
          <w:rFonts w:ascii="TH Sarabun New" w:hAnsi="TH Sarabun New"/>
          <w:sz w:val="32"/>
        </w:rPr>
        <w:t xml:space="preserve"> lending_id </w:t>
      </w:r>
      <w:r w:rsidRPr="00C756A2">
        <w:rPr>
          <w:rFonts w:ascii="TH Sarabun New" w:hAnsi="TH Sarabun New"/>
          <w:sz w:val="32"/>
          <w:cs/>
        </w:rPr>
        <w:t>ระบุรายการการยืม</w:t>
      </w:r>
    </w:p>
    <w:p w14:paraId="7D787FA4" w14:textId="49E01E72" w:rsidR="00C756A2" w:rsidRDefault="00C756A2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  <w:cs/>
        </w:rPr>
        <w:t>ระบุรายการการยืมแต่ละรายการ</w:t>
      </w:r>
      <w:r>
        <w:rPr>
          <w:rFonts w:ascii="TH Sarabun New" w:hAnsi="TH Sarabun New" w:hint="cs"/>
          <w:sz w:val="32"/>
          <w:cs/>
        </w:rPr>
        <w:t xml:space="preserve"> </w:t>
      </w:r>
      <w:r w:rsidRPr="00C756A2">
        <w:rPr>
          <w:rFonts w:ascii="TH Sarabun New" w:hAnsi="TH Sarabun New"/>
          <w:sz w:val="32"/>
          <w:cs/>
        </w:rPr>
        <w:t xml:space="preserve">ตัวอย่าง: </w:t>
      </w:r>
      <w:r w:rsidRPr="00C756A2">
        <w:rPr>
          <w:rFonts w:ascii="TH Sarabun New" w:hAnsi="TH Sarabun New"/>
          <w:sz w:val="32"/>
        </w:rPr>
        <w:t xml:space="preserve">lending_id = 3001  </w:t>
      </w:r>
      <w:r w:rsidRPr="00C756A2">
        <w:rPr>
          <w:rFonts w:ascii="TH Sarabun New" w:hAnsi="TH Sarabun New"/>
          <w:sz w:val="32"/>
          <w:cs/>
        </w:rPr>
        <w:t>ใช้คืนหนังสือ “</w:t>
      </w:r>
      <w:r w:rsidRPr="00C756A2">
        <w:rPr>
          <w:rFonts w:ascii="TH Sarabun New" w:hAnsi="TH Sarabun New"/>
          <w:sz w:val="32"/>
        </w:rPr>
        <w:t xml:space="preserve">Computer Networks” </w:t>
      </w:r>
      <w:r w:rsidRPr="00C756A2">
        <w:rPr>
          <w:rFonts w:ascii="TH Sarabun New" w:hAnsi="TH Sarabun New"/>
          <w:sz w:val="32"/>
          <w:cs/>
        </w:rPr>
        <w:t xml:space="preserve">ของ </w:t>
      </w:r>
      <w:r w:rsidRPr="00C756A2">
        <w:rPr>
          <w:rFonts w:ascii="TH Sarabun New" w:hAnsi="TH Sarabun New"/>
          <w:sz w:val="32"/>
        </w:rPr>
        <w:t>member_id = 2001</w:t>
      </w:r>
    </w:p>
    <w:p w14:paraId="7C36DC2E" w14:textId="77777777" w:rsidR="00C756A2" w:rsidRDefault="00C756A2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2.3.</w:t>
      </w:r>
      <w:r>
        <w:rPr>
          <w:rFonts w:ascii="TH Sarabun New" w:hAnsi="TH Sarabun New"/>
          <w:sz w:val="32"/>
        </w:rPr>
        <w:t xml:space="preserve">3 </w:t>
      </w:r>
      <w:r w:rsidRPr="00C756A2">
        <w:rPr>
          <w:rFonts w:ascii="TH Sarabun New" w:hAnsi="TH Sarabun New"/>
          <w:sz w:val="32"/>
        </w:rPr>
        <w:t>book_id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รหัสหนังสือ</w:t>
      </w:r>
      <w:r>
        <w:rPr>
          <w:rFonts w:ascii="TH Sarabun New" w:hAnsi="TH Sarabun New"/>
          <w:sz w:val="32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C756A2" w:rsidRPr="00C756A2" w14:paraId="0EA6EADE" w14:textId="77777777" w:rsidTr="00C756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A9C2E6" w14:textId="77777777" w:rsidR="00C756A2" w:rsidRPr="00C756A2" w:rsidRDefault="00C756A2" w:rsidP="009423D3">
            <w:pPr>
              <w:spacing w:line="240" w:lineRule="auto"/>
              <w:ind w:left="720" w:firstLine="414"/>
              <w:rPr>
                <w:rFonts w:ascii="TH Sarabun New" w:hAnsi="TH Sarabun New"/>
                <w:sz w:val="32"/>
              </w:rPr>
            </w:pPr>
          </w:p>
        </w:tc>
      </w:tr>
    </w:tbl>
    <w:p w14:paraId="348CFD0C" w14:textId="77777777" w:rsidR="00C756A2" w:rsidRPr="00C756A2" w:rsidRDefault="00C756A2" w:rsidP="009423D3">
      <w:pPr>
        <w:spacing w:line="240" w:lineRule="auto"/>
        <w:ind w:left="720" w:firstLine="414"/>
        <w:rPr>
          <w:rFonts w:ascii="TH Sarabun New" w:hAnsi="TH Sarabun New"/>
          <w:vanish/>
          <w:sz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756A2" w:rsidRPr="00C756A2" w14:paraId="37C8B1BC" w14:textId="77777777" w:rsidTr="00C756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D48A41" w14:textId="33CE7ED4" w:rsidR="00C756A2" w:rsidRPr="00C756A2" w:rsidRDefault="00C756A2" w:rsidP="009423D3">
            <w:pPr>
              <w:spacing w:line="240" w:lineRule="auto"/>
              <w:rPr>
                <w:rFonts w:ascii="TH Sarabun New" w:hAnsi="TH Sarabun New"/>
                <w:sz w:val="32"/>
              </w:rPr>
            </w:pPr>
            <w:r w:rsidRPr="00C756A2">
              <w:rPr>
                <w:rFonts w:ascii="TH Sarabun New" w:hAnsi="TH Sarabun New"/>
                <w:sz w:val="32"/>
                <w:cs/>
              </w:rPr>
              <w:t>เชื่อมรายการการยืมกับหนังสือ</w:t>
            </w:r>
            <w:r w:rsidR="00FC736B">
              <w:rPr>
                <w:rFonts w:ascii="TH Sarabun New" w:hAnsi="TH Sarabun New" w:hint="cs"/>
                <w:sz w:val="32"/>
                <w:cs/>
              </w:rPr>
              <w:t xml:space="preserve"> </w:t>
            </w:r>
            <w:r w:rsidRPr="00C756A2">
              <w:rPr>
                <w:rFonts w:ascii="TH Sarabun New" w:hAnsi="TH Sarabun New"/>
                <w:sz w:val="32"/>
                <w:cs/>
              </w:rPr>
              <w:t>ตัวอย่าง:</w:t>
            </w:r>
            <w:r w:rsidRPr="00C756A2">
              <w:rPr>
                <w:rFonts w:ascii="TH Sarabun New" w:hAnsi="TH Sarabun New"/>
                <w:sz w:val="32"/>
              </w:rPr>
              <w:t xml:space="preserve"> book_id = 1002  </w:t>
            </w:r>
            <w:r w:rsidRPr="00C756A2">
              <w:rPr>
                <w:rFonts w:ascii="TH Sarabun New" w:hAnsi="TH Sarabun New"/>
                <w:sz w:val="32"/>
                <w:cs/>
              </w:rPr>
              <w:t xml:space="preserve">ระบบลด </w:t>
            </w:r>
            <w:r w:rsidRPr="00C756A2">
              <w:rPr>
                <w:rFonts w:ascii="TH Sarabun New" w:hAnsi="TH Sarabun New"/>
                <w:sz w:val="32"/>
              </w:rPr>
              <w:t xml:space="preserve">quantity </w:t>
            </w:r>
            <w:r w:rsidRPr="00C756A2">
              <w:rPr>
                <w:rFonts w:ascii="TH Sarabun New" w:hAnsi="TH Sarabun New"/>
                <w:sz w:val="32"/>
                <w:cs/>
              </w:rPr>
              <w:t>ของหนังสือเล่มนั้นเมื่อยืมออก</w:t>
            </w:r>
          </w:p>
        </w:tc>
      </w:tr>
    </w:tbl>
    <w:p w14:paraId="4DE3FE21" w14:textId="77777777" w:rsidR="00FC736B" w:rsidRDefault="00C756A2" w:rsidP="009423D3">
      <w:pPr>
        <w:spacing w:line="240" w:lineRule="auto"/>
        <w:ind w:left="414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2.3.</w:t>
      </w:r>
      <w:r>
        <w:rPr>
          <w:rFonts w:ascii="TH Sarabun New" w:hAnsi="TH Sarabun New"/>
          <w:sz w:val="32"/>
        </w:rPr>
        <w:t xml:space="preserve">4 </w:t>
      </w:r>
      <w:r w:rsidRPr="00C756A2">
        <w:rPr>
          <w:rFonts w:ascii="TH Sarabun New" w:hAnsi="TH Sarabun New"/>
          <w:sz w:val="32"/>
        </w:rPr>
        <w:t>member_id</w:t>
      </w:r>
      <w:r>
        <w:rPr>
          <w:rFonts w:ascii="TH Sarabun New" w:hAnsi="TH Sarabun New"/>
          <w:sz w:val="32"/>
        </w:rPr>
        <w:t xml:space="preserve"> </w:t>
      </w:r>
      <w:r w:rsidR="00FC736B" w:rsidRPr="00FC736B">
        <w:rPr>
          <w:rFonts w:ascii="TH Sarabun New" w:hAnsi="TH Sarabun New"/>
          <w:sz w:val="32"/>
          <w:cs/>
        </w:rPr>
        <w:t>รหัสสมาชิก</w:t>
      </w:r>
      <w:r w:rsidR="00FC736B">
        <w:rPr>
          <w:rFonts w:ascii="TH Sarabun New" w:hAnsi="TH Sarabun New"/>
          <w:sz w:val="32"/>
        </w:rPr>
        <w:t xml:space="preserve"> </w:t>
      </w:r>
    </w:p>
    <w:p w14:paraId="1AB9D609" w14:textId="6ADD7BD1" w:rsidR="00C756A2" w:rsidRDefault="00FC736B" w:rsidP="009423D3">
      <w:pPr>
        <w:spacing w:line="240" w:lineRule="auto"/>
        <w:ind w:left="414" w:firstLine="720"/>
        <w:rPr>
          <w:rFonts w:ascii="TH Sarabun New" w:hAnsi="TH Sarabun New"/>
          <w:sz w:val="32"/>
        </w:rPr>
      </w:pPr>
      <w:r w:rsidRPr="00FC736B">
        <w:rPr>
          <w:rFonts w:ascii="TH Sarabun New" w:hAnsi="TH Sarabun New"/>
          <w:sz w:val="32"/>
          <w:cs/>
        </w:rPr>
        <w:t>เชื่อมรายการการยืมกับสมาชิก</w:t>
      </w:r>
      <w:r>
        <w:rPr>
          <w:rFonts w:ascii="TH Sarabun New" w:hAnsi="TH Sarabun New" w:hint="cs"/>
          <w:sz w:val="32"/>
          <w:cs/>
        </w:rPr>
        <w:t xml:space="preserve"> </w:t>
      </w:r>
      <w:r w:rsidRPr="00FC736B">
        <w:rPr>
          <w:rFonts w:ascii="TH Sarabun New" w:hAnsi="TH Sarabun New"/>
          <w:sz w:val="32"/>
          <w:cs/>
        </w:rPr>
        <w:t>ตัวอย่าง:</w:t>
      </w:r>
      <w:r w:rsidRPr="00FC736B">
        <w:rPr>
          <w:rFonts w:ascii="TH Sarabun New" w:hAnsi="TH Sarabun New"/>
          <w:sz w:val="32"/>
        </w:rPr>
        <w:t xml:space="preserve"> member_id = 2001 </w:t>
      </w:r>
      <w:r w:rsidRPr="00FC736B">
        <w:rPr>
          <w:rFonts w:ascii="TH Sarabun New" w:hAnsi="TH Sarabun New"/>
          <w:sz w:val="32"/>
          <w:cs/>
        </w:rPr>
        <w:t>ระบบบันทึกว่า “สุกัญญา” ยืมหนังสือเล่มนี้</w:t>
      </w:r>
    </w:p>
    <w:p w14:paraId="3820915E" w14:textId="7115C2C2" w:rsidR="00C756A2" w:rsidRDefault="00C756A2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2.3.</w:t>
      </w:r>
      <w:r>
        <w:rPr>
          <w:rFonts w:ascii="TH Sarabun New" w:hAnsi="TH Sarabun New"/>
          <w:sz w:val="32"/>
        </w:rPr>
        <w:t>5</w:t>
      </w:r>
      <w:r w:rsidR="00FC736B">
        <w:rPr>
          <w:rFonts w:ascii="TH Sarabun New" w:hAnsi="TH Sarabun New"/>
          <w:sz w:val="32"/>
        </w:rPr>
        <w:t xml:space="preserve"> </w:t>
      </w:r>
      <w:r w:rsidR="00FC736B" w:rsidRPr="00FC736B">
        <w:rPr>
          <w:rFonts w:ascii="TH Sarabun New" w:hAnsi="TH Sarabun New"/>
          <w:sz w:val="32"/>
        </w:rPr>
        <w:t>borrow_date</w:t>
      </w:r>
      <w:r w:rsidR="00FC736B">
        <w:rPr>
          <w:rFonts w:ascii="TH Sarabun New" w:hAnsi="TH Sarabun New"/>
          <w:sz w:val="32"/>
        </w:rPr>
        <w:t xml:space="preserve"> </w:t>
      </w:r>
      <w:r w:rsidR="00FC736B">
        <w:rPr>
          <w:rFonts w:ascii="TH Sarabun New" w:hAnsi="TH Sarabun New" w:hint="cs"/>
          <w:sz w:val="32"/>
          <w:cs/>
        </w:rPr>
        <w:t xml:space="preserve">วันที่ยืม </w:t>
      </w:r>
    </w:p>
    <w:p w14:paraId="14502108" w14:textId="36853570" w:rsidR="00FC736B" w:rsidRPr="00C756A2" w:rsidRDefault="00FC736B" w:rsidP="009423D3">
      <w:pPr>
        <w:spacing w:line="240" w:lineRule="auto"/>
        <w:ind w:left="720" w:firstLine="414"/>
        <w:rPr>
          <w:rFonts w:ascii="TH Sarabun New" w:hAnsi="TH Sarabun New"/>
          <w:sz w:val="32"/>
          <w:cs/>
        </w:rPr>
      </w:pPr>
      <w:r w:rsidRPr="00FC736B">
        <w:rPr>
          <w:rFonts w:ascii="TH Sarabun New" w:hAnsi="TH Sarabun New"/>
          <w:sz w:val="32"/>
          <w:cs/>
        </w:rPr>
        <w:t>บันทึกวันที่เริ่มยืม ใช้ตรวจสอบกำหนดวันคืน</w:t>
      </w:r>
      <w:r>
        <w:rPr>
          <w:rFonts w:ascii="TH Sarabun New" w:hAnsi="TH Sarabun New" w:hint="cs"/>
          <w:sz w:val="32"/>
          <w:cs/>
        </w:rPr>
        <w:t xml:space="preserve"> </w:t>
      </w:r>
      <w:r w:rsidRPr="00FC736B">
        <w:rPr>
          <w:rFonts w:ascii="TH Sarabun New" w:hAnsi="TH Sarabun New"/>
          <w:sz w:val="32"/>
          <w:cs/>
        </w:rPr>
        <w:t>ตัวอย่าง:</w:t>
      </w:r>
      <w:r w:rsidRPr="00FC736B">
        <w:rPr>
          <w:rFonts w:ascii="TH Sarabun New" w:hAnsi="TH Sarabun New"/>
          <w:sz w:val="32"/>
        </w:rPr>
        <w:t xml:space="preserve"> borrow_date = 2025-09-10 </w:t>
      </w:r>
      <w:r w:rsidRPr="00FC736B">
        <w:rPr>
          <w:rFonts w:ascii="Arial" w:hAnsi="Arial" w:cs="Arial"/>
          <w:sz w:val="32"/>
        </w:rPr>
        <w:t>→</w:t>
      </w:r>
      <w:r w:rsidRPr="00FC736B">
        <w:rPr>
          <w:rFonts w:ascii="TH Sarabun New" w:hAnsi="TH Sarabun New"/>
          <w:sz w:val="32"/>
        </w:rPr>
        <w:t xml:space="preserve"> </w:t>
      </w:r>
      <w:r w:rsidRPr="00FC736B">
        <w:rPr>
          <w:rFonts w:ascii="TH Sarabun New" w:hAnsi="TH Sarabun New"/>
          <w:sz w:val="32"/>
          <w:cs/>
        </w:rPr>
        <w:t xml:space="preserve">ใช้คำนวณกำหนดคืนภายใน </w:t>
      </w:r>
      <w:r w:rsidRPr="00FC736B">
        <w:rPr>
          <w:rFonts w:ascii="TH Sarabun New" w:hAnsi="TH Sarabun New"/>
          <w:sz w:val="32"/>
        </w:rPr>
        <w:t xml:space="preserve">7 </w:t>
      </w:r>
      <w:r w:rsidRPr="00FC736B">
        <w:rPr>
          <w:rFonts w:ascii="TH Sarabun New" w:hAnsi="TH Sarabun New"/>
          <w:sz w:val="32"/>
          <w:cs/>
        </w:rPr>
        <w:t>วัน</w:t>
      </w:r>
    </w:p>
    <w:p w14:paraId="459E8DBF" w14:textId="77777777" w:rsidR="00FC736B" w:rsidRDefault="00C756A2" w:rsidP="009423D3">
      <w:pPr>
        <w:tabs>
          <w:tab w:val="left" w:pos="3900"/>
        </w:tabs>
        <w:spacing w:line="240" w:lineRule="auto"/>
        <w:ind w:left="720" w:firstLine="414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2.3.</w:t>
      </w:r>
      <w:r>
        <w:rPr>
          <w:rFonts w:ascii="TH Sarabun New" w:hAnsi="TH Sarabun New"/>
          <w:sz w:val="32"/>
        </w:rPr>
        <w:t>6</w:t>
      </w:r>
      <w:r w:rsidR="00FC736B">
        <w:rPr>
          <w:rFonts w:ascii="TH Sarabun New" w:hAnsi="TH Sarabun New"/>
          <w:sz w:val="32"/>
        </w:rPr>
        <w:t xml:space="preserve"> </w:t>
      </w:r>
      <w:r w:rsidR="00FC736B" w:rsidRPr="00C756A2">
        <w:rPr>
          <w:rFonts w:ascii="TH Sarabun New" w:hAnsi="TH Sarabun New"/>
          <w:sz w:val="32"/>
        </w:rPr>
        <w:t>return_date</w:t>
      </w:r>
      <w:r w:rsidR="00FC736B">
        <w:rPr>
          <w:rFonts w:ascii="TH Sarabun New" w:hAnsi="TH Sarabun New"/>
          <w:sz w:val="32"/>
        </w:rPr>
        <w:t xml:space="preserve"> </w:t>
      </w:r>
      <w:r w:rsidR="00FC736B">
        <w:rPr>
          <w:rFonts w:ascii="TH Sarabun New" w:hAnsi="TH Sarabun New" w:hint="cs"/>
          <w:sz w:val="32"/>
          <w:cs/>
        </w:rPr>
        <w:t>วันที่คืน</w:t>
      </w:r>
    </w:p>
    <w:p w14:paraId="6A6B797D" w14:textId="501412E8" w:rsidR="00C756A2" w:rsidRPr="00C756A2" w:rsidRDefault="00FC736B" w:rsidP="009423D3">
      <w:pPr>
        <w:tabs>
          <w:tab w:val="left" w:pos="3900"/>
        </w:tabs>
        <w:spacing w:line="240" w:lineRule="auto"/>
        <w:ind w:left="720" w:firstLine="414"/>
        <w:rPr>
          <w:rFonts w:ascii="TH Sarabun New" w:hAnsi="TH Sarabun New"/>
          <w:sz w:val="32"/>
        </w:rPr>
      </w:pPr>
      <w:r w:rsidRPr="00FC736B">
        <w:rPr>
          <w:rFonts w:ascii="TH Sarabun New" w:hAnsi="TH Sarabun New"/>
          <w:sz w:val="32"/>
          <w:cs/>
        </w:rPr>
        <w:lastRenderedPageBreak/>
        <w:t xml:space="preserve">บันทึกวันที่คืนหนังสือ หรือ </w:t>
      </w:r>
      <w:r w:rsidRPr="00FC736B">
        <w:rPr>
          <w:rFonts w:ascii="TH Sarabun New" w:hAnsi="TH Sarabun New"/>
          <w:sz w:val="32"/>
        </w:rPr>
        <w:t xml:space="preserve">0.0 </w:t>
      </w:r>
      <w:r w:rsidRPr="00FC736B">
        <w:rPr>
          <w:rFonts w:ascii="TH Sarabun New" w:hAnsi="TH Sarabun New"/>
          <w:sz w:val="32"/>
          <w:cs/>
        </w:rPr>
        <w:t>ถ้ายังไม่คืน</w:t>
      </w:r>
      <w:r>
        <w:rPr>
          <w:rFonts w:ascii="TH Sarabun New" w:hAnsi="TH Sarabun New" w:hint="cs"/>
          <w:sz w:val="32"/>
          <w:cs/>
        </w:rPr>
        <w:t xml:space="preserve"> </w:t>
      </w:r>
      <w:r w:rsidRPr="00FC736B">
        <w:rPr>
          <w:rFonts w:ascii="TH Sarabun New" w:hAnsi="TH Sarabun New"/>
          <w:sz w:val="32"/>
          <w:cs/>
        </w:rPr>
        <w:t>ตัวอย่าง:</w:t>
      </w:r>
      <w:r w:rsidRPr="00FC736B">
        <w:rPr>
          <w:rFonts w:ascii="TH Sarabun New" w:hAnsi="TH Sarabun New"/>
          <w:sz w:val="32"/>
        </w:rPr>
        <w:t xml:space="preserve"> return_date = 0.0 </w:t>
      </w:r>
      <w:r w:rsidRPr="00FC736B">
        <w:rPr>
          <w:rFonts w:ascii="Arial" w:hAnsi="Arial" w:cs="Arial"/>
          <w:sz w:val="32"/>
        </w:rPr>
        <w:t>→</w:t>
      </w:r>
      <w:r w:rsidRPr="00FC736B">
        <w:rPr>
          <w:rFonts w:ascii="TH Sarabun New" w:hAnsi="TH Sarabun New"/>
          <w:sz w:val="32"/>
        </w:rPr>
        <w:t xml:space="preserve"> </w:t>
      </w:r>
      <w:r w:rsidRPr="00FC736B">
        <w:rPr>
          <w:rFonts w:ascii="TH Sarabun New" w:hAnsi="TH Sarabun New"/>
          <w:sz w:val="32"/>
          <w:cs/>
        </w:rPr>
        <w:t>ระบบแสดง “ยังไม่คืน” ในรายงาน</w:t>
      </w:r>
      <w:r>
        <w:rPr>
          <w:rFonts w:ascii="TH Sarabun New" w:hAnsi="TH Sarabun New"/>
          <w:sz w:val="32"/>
          <w:cs/>
        </w:rPr>
        <w:tab/>
      </w:r>
    </w:p>
    <w:p w14:paraId="5A6BE25C" w14:textId="5B963783" w:rsidR="00781F02" w:rsidRDefault="00781F02" w:rsidP="009423D3">
      <w:pPr>
        <w:pStyle w:val="Heading2"/>
        <w:spacing w:line="240" w:lineRule="auto"/>
      </w:pPr>
      <w:bookmarkStart w:id="26" w:name="_Toc210379709"/>
      <w:bookmarkStart w:id="27" w:name="_Toc210387079"/>
      <w:r w:rsidRPr="00781F02">
        <w:rPr>
          <w:cs/>
        </w:rPr>
        <w:t xml:space="preserve">ไฟล์ </w:t>
      </w:r>
      <w:r w:rsidRPr="00781F02">
        <w:t>library_report.txt</w:t>
      </w:r>
      <w:bookmarkEnd w:id="26"/>
      <w:bookmarkEnd w:id="27"/>
    </w:p>
    <w:p w14:paraId="1E1FCC88" w14:textId="77777777" w:rsidR="003F67F2" w:rsidRPr="00C756A2" w:rsidRDefault="003F67F2" w:rsidP="009423D3">
      <w:pPr>
        <w:spacing w:line="240" w:lineRule="auto"/>
        <w:rPr>
          <w:rFonts w:ascii="TH Sarabun New" w:hAnsi="TH Sarabun New"/>
          <w:b/>
          <w:bCs/>
          <w:sz w:val="32"/>
        </w:rPr>
      </w:pPr>
      <w:r w:rsidRPr="003F67F2">
        <w:rPr>
          <w:rFonts w:ascii="TH Sarabun New" w:hAnsi="TH Sarabun New"/>
          <w:b/>
          <w:bCs/>
          <w:noProof/>
          <w:sz w:val="32"/>
        </w:rPr>
        <w:drawing>
          <wp:inline distT="0" distB="0" distL="0" distR="0" wp14:anchorId="142C4AA6" wp14:editId="72ECCF94">
            <wp:extent cx="5731510" cy="2179955"/>
            <wp:effectExtent l="114300" t="76200" r="116840" b="106045"/>
            <wp:docPr id="94242458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24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695A4E" w14:textId="45D256B7" w:rsidR="00E261B2" w:rsidRDefault="0001136F" w:rsidP="009423D3">
      <w:pPr>
        <w:pStyle w:val="a"/>
        <w:keepNext/>
        <w:spacing w:line="240" w:lineRule="auto"/>
      </w:pPr>
      <w:bookmarkStart w:id="28" w:name="_Toc210495190"/>
      <w:r>
        <w:rPr>
          <w:cs/>
        </w:rPr>
        <w:t xml:space="preserve">รูปภาพที่ </w:t>
      </w:r>
      <w:fldSimple w:instr=" STYLEREF 1 \s ">
        <w:r w:rsidR="000333DC">
          <w:rPr>
            <w:noProof/>
          </w:rPr>
          <w:t>2</w:t>
        </w:r>
      </w:fldSimple>
      <w:r w:rsidR="00883471">
        <w:noBreakHyphen/>
      </w:r>
      <w:fldSimple w:instr=" SEQ รูปภาพที่ \* ARABIC \s 1 ">
        <w:r w:rsidR="000333DC">
          <w:rPr>
            <w:noProof/>
          </w:rPr>
          <w:t>1</w:t>
        </w:r>
      </w:fldSimple>
      <w:r w:rsidR="00DC6C24">
        <w:t xml:space="preserve"> </w:t>
      </w:r>
      <w:r w:rsidR="00DC6C24" w:rsidRPr="00DC6C24">
        <w:t>library_report.txt</w:t>
      </w:r>
      <w:bookmarkEnd w:id="28"/>
    </w:p>
    <w:p w14:paraId="3F20D76B" w14:textId="6378390E" w:rsidR="00FC736B" w:rsidRDefault="00FC736B" w:rsidP="009423D3">
      <w:pPr>
        <w:spacing w:line="240" w:lineRule="auto"/>
        <w:ind w:left="720" w:firstLine="720"/>
        <w:jc w:val="both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1 </w:t>
      </w:r>
      <w:r w:rsidR="00850C18">
        <w:rPr>
          <w:rFonts w:ascii="TH Sarabun New" w:hAnsi="TH Sarabun New"/>
          <w:sz w:val="32"/>
        </w:rPr>
        <w:t xml:space="preserve">header_text </w:t>
      </w:r>
      <w:r w:rsidR="00850C18">
        <w:rPr>
          <w:rFonts w:ascii="TH Sarabun New" w:hAnsi="TH Sarabun New" w:hint="cs"/>
          <w:sz w:val="32"/>
          <w:cs/>
        </w:rPr>
        <w:t>ส่วนหัวรายงาน</w:t>
      </w:r>
    </w:p>
    <w:p w14:paraId="56FD5ADD" w14:textId="79BC3489" w:rsidR="006411EB" w:rsidRDefault="006411EB" w:rsidP="009423D3">
      <w:pPr>
        <w:spacing w:line="240" w:lineRule="auto"/>
        <w:ind w:left="720"/>
        <w:jc w:val="both"/>
        <w:rPr>
          <w:rFonts w:ascii="TH Sarabun New" w:hAnsi="TH Sarabun New"/>
          <w:sz w:val="32"/>
          <w:cs/>
        </w:rPr>
      </w:pPr>
      <w:r w:rsidRPr="006411EB">
        <w:rPr>
          <w:rFonts w:ascii="TH Sarabun New" w:hAnsi="TH Sarabun New"/>
          <w:sz w:val="32"/>
          <w:cs/>
        </w:rPr>
        <w:t>แสดงชื่อรายงานเพื่อให้ผู้ใช้เข้าใจว่าข้อมูลด้านล่างคือรายงานการยืม-คืน</w:t>
      </w:r>
    </w:p>
    <w:p w14:paraId="582BED12" w14:textId="336D957D" w:rsidR="00FC736B" w:rsidRDefault="00FC736B" w:rsidP="009423D3">
      <w:pPr>
        <w:spacing w:line="240" w:lineRule="auto"/>
        <w:ind w:left="720" w:firstLine="720"/>
        <w:jc w:val="both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2 </w:t>
      </w:r>
      <w:r w:rsidR="00850C18">
        <w:rPr>
          <w:rFonts w:ascii="TH Sarabun New" w:hAnsi="TH Sarabun New"/>
          <w:sz w:val="32"/>
        </w:rPr>
        <w:t xml:space="preserve">generated_at </w:t>
      </w:r>
      <w:r w:rsidR="00850C18">
        <w:rPr>
          <w:rFonts w:ascii="TH Sarabun New" w:hAnsi="TH Sarabun New" w:hint="cs"/>
          <w:sz w:val="32"/>
          <w:cs/>
        </w:rPr>
        <w:t>วันที่และเวลาที่รายงาน</w:t>
      </w:r>
    </w:p>
    <w:p w14:paraId="79EE198E" w14:textId="17AABB67" w:rsidR="006411EB" w:rsidRDefault="006411EB" w:rsidP="009423D3">
      <w:pPr>
        <w:spacing w:line="240" w:lineRule="auto"/>
        <w:ind w:firstLine="720"/>
        <w:jc w:val="both"/>
        <w:rPr>
          <w:rFonts w:ascii="TH Sarabun New" w:hAnsi="TH Sarabun New"/>
          <w:sz w:val="32"/>
          <w:cs/>
        </w:rPr>
      </w:pPr>
      <w:r w:rsidRPr="006411EB">
        <w:rPr>
          <w:rFonts w:ascii="TH Sarabun New" w:hAnsi="TH Sarabun New"/>
          <w:sz w:val="32"/>
          <w:cs/>
        </w:rPr>
        <w:t>ใช้ตรวจสอบว่าไฟล์รายงานนี้อัปเดตล่าสุดเมื่อไร</w:t>
      </w:r>
    </w:p>
    <w:p w14:paraId="1399EB56" w14:textId="5DE9EBA5" w:rsidR="003F67F2" w:rsidRDefault="003F67F2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2.4.3 </w:t>
      </w:r>
      <w:r w:rsidR="00850C18">
        <w:rPr>
          <w:rFonts w:ascii="TH Sarabun New" w:hAnsi="TH Sarabun New"/>
          <w:sz w:val="32"/>
        </w:rPr>
        <w:t xml:space="preserve">app_version </w:t>
      </w:r>
      <w:r w:rsidR="00850C18">
        <w:rPr>
          <w:rFonts w:ascii="TH Sarabun New" w:hAnsi="TH Sarabun New" w:hint="cs"/>
          <w:sz w:val="32"/>
          <w:cs/>
        </w:rPr>
        <w:t>เวอร์ชั่นโปรแกรม 1.0</w:t>
      </w:r>
    </w:p>
    <w:p w14:paraId="5CB3F250" w14:textId="0D227792" w:rsidR="006411EB" w:rsidRPr="006411EB" w:rsidRDefault="006411EB" w:rsidP="009423D3">
      <w:pPr>
        <w:spacing w:line="240" w:lineRule="auto"/>
        <w:ind w:firstLine="720"/>
        <w:rPr>
          <w:rFonts w:ascii="TH Sarabun New" w:hAnsi="TH Sarabun New"/>
          <w:sz w:val="32"/>
          <w:cs/>
        </w:rPr>
      </w:pPr>
      <w:r w:rsidRPr="006411EB">
        <w:rPr>
          <w:rFonts w:ascii="TH Sarabun New" w:hAnsi="TH Sarabun New"/>
          <w:sz w:val="32"/>
          <w:cs/>
        </w:rPr>
        <w:t xml:space="preserve">ใช้ระบุว่าไฟล์รายงานนี้ถูกสร้างจากเวอร์ชันใดของโปรแกรม (เพื่อการอัปเกรดหรือ </w:t>
      </w:r>
      <w:r w:rsidRPr="006411EB">
        <w:rPr>
          <w:rFonts w:ascii="TH Sarabun New" w:hAnsi="TH Sarabun New"/>
          <w:sz w:val="32"/>
        </w:rPr>
        <w:t>Debug)</w:t>
      </w:r>
    </w:p>
    <w:p w14:paraId="5D696635" w14:textId="6C875257" w:rsidR="00FC736B" w:rsidRDefault="00FC736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4 </w:t>
      </w:r>
      <w:r w:rsidR="00850C18">
        <w:rPr>
          <w:rFonts w:ascii="TH Sarabun New" w:hAnsi="TH Sarabun New"/>
          <w:sz w:val="32"/>
        </w:rPr>
        <w:t xml:space="preserve">encoding </w:t>
      </w:r>
      <w:r w:rsidR="00850C18">
        <w:rPr>
          <w:rFonts w:ascii="TH Sarabun New" w:hAnsi="TH Sarabun New" w:hint="cs"/>
          <w:sz w:val="32"/>
          <w:cs/>
        </w:rPr>
        <w:t>การเข้ารหัสไฟล์</w:t>
      </w:r>
    </w:p>
    <w:p w14:paraId="4A64D39F" w14:textId="5996743A" w:rsidR="006411EB" w:rsidRDefault="006411EB" w:rsidP="009423D3">
      <w:pPr>
        <w:spacing w:line="240" w:lineRule="auto"/>
        <w:ind w:firstLine="720"/>
        <w:rPr>
          <w:rFonts w:ascii="TH Sarabun New" w:hAnsi="TH Sarabun New"/>
          <w:sz w:val="32"/>
          <w:cs/>
        </w:rPr>
      </w:pPr>
      <w:r w:rsidRPr="006411EB">
        <w:rPr>
          <w:rFonts w:ascii="TH Sarabun New" w:hAnsi="TH Sarabun New"/>
          <w:sz w:val="32"/>
          <w:cs/>
        </w:rPr>
        <w:t>เพื่อให้มั่นใจว่าอักขระภาษาไทย/อังกฤษจะแสดงผลถูกต้อง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C736B" w:rsidRPr="007A1639" w14:paraId="4D083A46" w14:textId="77777777" w:rsidTr="00AD4B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82EE99" w14:textId="77777777" w:rsidR="00FC736B" w:rsidRPr="007A1639" w:rsidRDefault="00FC736B" w:rsidP="009423D3">
            <w:pPr>
              <w:spacing w:line="240" w:lineRule="auto"/>
              <w:ind w:firstLine="1134"/>
              <w:rPr>
                <w:rFonts w:ascii="TH Sarabun New" w:hAnsi="TH Sarabun New"/>
                <w:sz w:val="32"/>
              </w:rPr>
            </w:pPr>
          </w:p>
        </w:tc>
      </w:tr>
    </w:tbl>
    <w:p w14:paraId="4FB06F56" w14:textId="77777777" w:rsidR="00FC736B" w:rsidRPr="007A1639" w:rsidRDefault="00FC736B" w:rsidP="009423D3">
      <w:pPr>
        <w:spacing w:line="240" w:lineRule="auto"/>
        <w:ind w:firstLine="1134"/>
        <w:rPr>
          <w:rFonts w:ascii="TH Sarabun New" w:hAnsi="TH Sarabun New"/>
          <w:vanish/>
          <w:sz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FC736B" w:rsidRPr="007A1639" w14:paraId="6CD1A631" w14:textId="77777777" w:rsidTr="00AD4B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C2343" w14:textId="0EFF3A46" w:rsidR="00FC736B" w:rsidRPr="007A1639" w:rsidRDefault="00FC736B" w:rsidP="009423D3">
            <w:pPr>
              <w:spacing w:line="240" w:lineRule="auto"/>
              <w:rPr>
                <w:rFonts w:ascii="TH Sarabun New" w:hAnsi="TH Sarabun New"/>
                <w:sz w:val="32"/>
              </w:rPr>
            </w:pPr>
          </w:p>
        </w:tc>
      </w:tr>
    </w:tbl>
    <w:p w14:paraId="1DAF773C" w14:textId="30C9FA66" w:rsidR="00FC736B" w:rsidRDefault="00FC736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5 </w:t>
      </w:r>
      <w:r w:rsidR="00850C18">
        <w:rPr>
          <w:rFonts w:ascii="TH Sarabun New" w:hAnsi="TH Sarabun New"/>
          <w:sz w:val="32"/>
        </w:rPr>
        <w:t>book_table_</w:t>
      </w:r>
      <w:r w:rsidR="00850C18" w:rsidRPr="00850C18">
        <w:rPr>
          <w:rFonts w:ascii="TH Sarabun New" w:hAnsi="TH Sarabun New"/>
          <w:sz w:val="32"/>
        </w:rPr>
        <w:t xml:space="preserve"> </w:t>
      </w:r>
      <w:r w:rsidR="00850C18">
        <w:rPr>
          <w:rFonts w:ascii="TH Sarabun New" w:hAnsi="TH Sarabun New"/>
          <w:sz w:val="32"/>
        </w:rPr>
        <w:t xml:space="preserve">header </w:t>
      </w:r>
      <w:r w:rsidR="00850C18">
        <w:rPr>
          <w:rFonts w:ascii="TH Sarabun New" w:hAnsi="TH Sarabun New" w:hint="cs"/>
          <w:sz w:val="32"/>
          <w:cs/>
        </w:rPr>
        <w:t>หัวตาราง</w:t>
      </w:r>
    </w:p>
    <w:p w14:paraId="5BC0890D" w14:textId="089DE612" w:rsidR="006411EB" w:rsidRPr="00FC736B" w:rsidRDefault="006411EB" w:rsidP="009423D3">
      <w:pPr>
        <w:spacing w:line="240" w:lineRule="auto"/>
        <w:ind w:firstLine="720"/>
        <w:rPr>
          <w:rFonts w:ascii="TH Sarabun New" w:hAnsi="TH Sarabun New"/>
          <w:sz w:val="32"/>
          <w:cs/>
        </w:rPr>
      </w:pPr>
      <w:r w:rsidRPr="006411EB">
        <w:rPr>
          <w:rFonts w:ascii="TH Sarabun New" w:hAnsi="TH Sarabun New"/>
          <w:sz w:val="32"/>
          <w:cs/>
        </w:rPr>
        <w:t>ทำให้ผู้ใช้เข้าใจข้อมูลแต่ละคอลัมน์</w:t>
      </w:r>
    </w:p>
    <w:p w14:paraId="4D04B22B" w14:textId="02FDABB7" w:rsidR="00850C18" w:rsidRDefault="00FC736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6 </w:t>
      </w:r>
      <w:r w:rsidRPr="00FC736B">
        <w:rPr>
          <w:rFonts w:ascii="TH Sarabun New" w:hAnsi="TH Sarabun New"/>
          <w:sz w:val="32"/>
        </w:rPr>
        <w:t>b</w:t>
      </w:r>
      <w:r w:rsidR="00850C18">
        <w:rPr>
          <w:rFonts w:ascii="TH Sarabun New" w:hAnsi="TH Sarabun New"/>
          <w:sz w:val="32"/>
        </w:rPr>
        <w:t>ook_records</w:t>
      </w:r>
      <w:r>
        <w:rPr>
          <w:rFonts w:ascii="TH Sarabun New" w:hAnsi="TH Sarabun New"/>
          <w:sz w:val="32"/>
        </w:rPr>
        <w:t xml:space="preserve"> </w:t>
      </w:r>
      <w:r w:rsidR="00850C18">
        <w:rPr>
          <w:rFonts w:ascii="TH Sarabun New" w:hAnsi="TH Sarabun New" w:hint="cs"/>
          <w:sz w:val="32"/>
          <w:cs/>
        </w:rPr>
        <w:t>ข้อมูลตาราง</w:t>
      </w:r>
      <w:r>
        <w:rPr>
          <w:rFonts w:ascii="TH Sarabun New" w:hAnsi="TH Sarabun New" w:hint="cs"/>
          <w:sz w:val="32"/>
          <w:cs/>
        </w:rPr>
        <w:t xml:space="preserve"> </w:t>
      </w:r>
    </w:p>
    <w:p w14:paraId="73D8E1F7" w14:textId="498539C9" w:rsidR="006411EB" w:rsidRDefault="006411EB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6411EB">
        <w:rPr>
          <w:rFonts w:ascii="TH Sarabun New" w:hAnsi="TH Sarabun New"/>
          <w:sz w:val="32"/>
          <w:cs/>
        </w:rPr>
        <w:t>ใช้บอกว่าใครยืมหนังสืออะไร และยังไม่คืนหรือคืนแล้ว</w:t>
      </w:r>
    </w:p>
    <w:p w14:paraId="0B8915FD" w14:textId="0A70880C" w:rsidR="00FC736B" w:rsidRDefault="00FC736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7 </w:t>
      </w:r>
      <w:r w:rsidR="006411EB">
        <w:rPr>
          <w:rFonts w:ascii="TH Sarabun New" w:hAnsi="TH Sarabun New"/>
          <w:sz w:val="32"/>
        </w:rPr>
        <w:t>total_lendings</w:t>
      </w:r>
      <w:r>
        <w:rPr>
          <w:rFonts w:ascii="TH Sarabun New" w:hAnsi="TH Sarabun New"/>
          <w:sz w:val="32"/>
        </w:rPr>
        <w:t xml:space="preserve"> </w:t>
      </w:r>
    </w:p>
    <w:p w14:paraId="392A9E30" w14:textId="77777777" w:rsidR="009257DE" w:rsidRDefault="006411EB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6411EB">
        <w:rPr>
          <w:rFonts w:ascii="TH Sarabun New" w:hAnsi="TH Sarabun New"/>
          <w:sz w:val="32"/>
          <w:cs/>
        </w:rPr>
        <w:lastRenderedPageBreak/>
        <w:t>เพื่อแสดงจำนวนธุรกรรมการยืมทั้งหมดในรายงานนี้</w:t>
      </w:r>
    </w:p>
    <w:p w14:paraId="38E5403D" w14:textId="1DC8BDEB" w:rsidR="006411EB" w:rsidRDefault="006411E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 xml:space="preserve">8 currently_borrowed </w:t>
      </w:r>
      <w:r>
        <w:rPr>
          <w:rFonts w:ascii="TH Sarabun New" w:hAnsi="TH Sarabun New"/>
          <w:sz w:val="32"/>
        </w:rPr>
        <w:tab/>
      </w:r>
    </w:p>
    <w:p w14:paraId="0AECDEEE" w14:textId="3EB38016" w:rsidR="006411EB" w:rsidRDefault="006411EB" w:rsidP="009423D3">
      <w:pPr>
        <w:tabs>
          <w:tab w:val="left" w:pos="3910"/>
        </w:tabs>
        <w:spacing w:line="240" w:lineRule="auto"/>
        <w:ind w:firstLine="720"/>
        <w:rPr>
          <w:rFonts w:ascii="TH Sarabun New" w:hAnsi="TH Sarabun New"/>
          <w:sz w:val="32"/>
        </w:rPr>
      </w:pPr>
      <w:r w:rsidRPr="006411EB">
        <w:rPr>
          <w:rFonts w:ascii="TH Sarabun New" w:hAnsi="TH Sarabun New"/>
          <w:sz w:val="32"/>
          <w:cs/>
        </w:rPr>
        <w:t>ใช้ตรวจสอบจำนวนหนังสือที่ยังอยู่นอกห้องสมุด</w:t>
      </w:r>
    </w:p>
    <w:p w14:paraId="7A97248B" w14:textId="366273C7" w:rsidR="006411EB" w:rsidRDefault="006411E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C756A2">
        <w:rPr>
          <w:rFonts w:ascii="TH Sarabun New" w:hAnsi="TH Sarabun New"/>
          <w:sz w:val="32"/>
        </w:rPr>
        <w:t>2.</w:t>
      </w:r>
      <w:r>
        <w:rPr>
          <w:rFonts w:ascii="TH Sarabun New" w:hAnsi="TH Sarabun New"/>
          <w:sz w:val="32"/>
        </w:rPr>
        <w:t>4</w:t>
      </w:r>
      <w:r w:rsidRPr="00C756A2">
        <w:rPr>
          <w:rFonts w:ascii="TH Sarabun New" w:hAnsi="TH Sarabun New"/>
          <w:sz w:val="32"/>
        </w:rPr>
        <w:t>.</w:t>
      </w:r>
      <w:r>
        <w:rPr>
          <w:rFonts w:ascii="TH Sarabun New" w:hAnsi="TH Sarabun New"/>
          <w:sz w:val="32"/>
        </w:rPr>
        <w:t>9 already_returned</w:t>
      </w:r>
    </w:p>
    <w:p w14:paraId="5CA0821A" w14:textId="77777777" w:rsidR="006411EB" w:rsidRDefault="006411EB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6411EB">
        <w:rPr>
          <w:rFonts w:ascii="TH Sarabun New" w:hAnsi="TH Sarabun New"/>
          <w:sz w:val="32"/>
          <w:cs/>
        </w:rPr>
        <w:t>ใช้ตรวจสอบว่ามีการคืนสำเร็จไปแล้วกี่ครั้ง</w:t>
      </w:r>
    </w:p>
    <w:p w14:paraId="2CF5C83A" w14:textId="234DA88C" w:rsidR="00691515" w:rsidRDefault="00691515" w:rsidP="009423D3">
      <w:pPr>
        <w:spacing w:line="240" w:lineRule="auto"/>
        <w:rPr>
          <w:rFonts w:ascii="TH Sarabun New" w:hAnsi="TH Sarabun New"/>
          <w:sz w:val="32"/>
        </w:rPr>
        <w:sectPr w:rsidR="0069151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8A91BAB" w14:textId="12EADAFC" w:rsidR="006411EB" w:rsidRPr="006411EB" w:rsidRDefault="007F2F73" w:rsidP="009423D3">
      <w:pPr>
        <w:pStyle w:val="Heading1"/>
        <w:spacing w:line="240" w:lineRule="auto"/>
      </w:pPr>
      <w:r>
        <w:rPr>
          <w:cs/>
        </w:rPr>
        <w:lastRenderedPageBreak/>
        <w:br/>
      </w:r>
      <w:bookmarkStart w:id="29" w:name="_Toc210379710"/>
      <w:bookmarkStart w:id="30" w:name="_Toc210387080"/>
      <w:r>
        <w:rPr>
          <w:rFonts w:hint="cs"/>
          <w:cs/>
        </w:rPr>
        <w:t>การใช้งานระบบจัดการห้องสมุด</w:t>
      </w:r>
      <w:bookmarkEnd w:id="29"/>
      <w:bookmarkEnd w:id="30"/>
    </w:p>
    <w:p w14:paraId="6ADB7D9E" w14:textId="1E163FDE" w:rsidR="00691515" w:rsidRPr="00691515" w:rsidRDefault="00691515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691515">
        <w:rPr>
          <w:rFonts w:ascii="TH Sarabun New" w:hAnsi="TH Sarabun New"/>
          <w:sz w:val="32"/>
          <w:cs/>
        </w:rPr>
        <w:t>ระบบจัดการห้องสมุดที่พัฒนาขึ้นนี้มีวัตถุประสงค์เพื่ออำนวยความสะดวกในการบริหารจัดการข้อมูลหนังสือ ข้อมูลสมาชิก และการยืม–คืนหนังสือให้มีความถูกต้อง รวดเร็ว และลดความซ้ำซ้อนในการทำงาน ระบบถูกออกแบบมาให้ใช้งานง่ายผ่านเมนูหลักที่ชัดเจน โดยแบ่งการทำงานออกเป็นโมดูล เช่น การจัดการหนังสือ การจัดการสมาชิก การจัดการการยืม–คืน และการออกรายงาน</w:t>
      </w:r>
    </w:p>
    <w:p w14:paraId="616D4B0E" w14:textId="016F18C7" w:rsidR="006411EB" w:rsidRDefault="00691515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691515">
        <w:rPr>
          <w:rFonts w:ascii="TH Sarabun New" w:hAnsi="TH Sarabun New"/>
          <w:sz w:val="32"/>
          <w:cs/>
        </w:rPr>
        <w:t>ผู้ใช้สามารถเริ่มต้นใช้งานระบบได้ตั้งแต่การเพิ่มข้อมูลหนังสือและสมาชิกเข้าสู่ฐานข้อมูล จากนั้นจึงสามารถทำการบันทึกการยืม–คืนได้ ระบบจะจัดเก็บข้อมูลทั้งหมดในรูปแบบไฟล์ไบนารีเพื่อความรวดเร็วในการเข้าถึง และยังสามารถสร้างรายงานสรุปผล เช่น จำนวนการยืม–คืนทั้งหมด รายการหนังสือที่กำลังถูกยืม และรายการที่ถูกส่งคืนแล้ว</w:t>
      </w:r>
    </w:p>
    <w:p w14:paraId="5F941DFD" w14:textId="394BB0C0" w:rsidR="00691515" w:rsidRDefault="00691515" w:rsidP="009423D3">
      <w:pPr>
        <w:spacing w:line="240" w:lineRule="auto"/>
        <w:ind w:firstLine="720"/>
        <w:rPr>
          <w:rFonts w:ascii="TH Sarabun New" w:hAnsi="TH Sarabun New"/>
          <w:b/>
          <w:bCs/>
          <w:sz w:val="32"/>
        </w:rPr>
      </w:pPr>
      <w:r w:rsidRPr="00691515">
        <w:rPr>
          <w:rFonts w:ascii="TH Sarabun New" w:hAnsi="TH Sarabun New" w:hint="cs"/>
          <w:b/>
          <w:bCs/>
          <w:sz w:val="32"/>
          <w:cs/>
        </w:rPr>
        <w:t>สำหรับผู้ใช้งานโปรแกรม</w:t>
      </w:r>
    </w:p>
    <w:p w14:paraId="516DA5BB" w14:textId="403CEB67" w:rsidR="00691515" w:rsidRDefault="00336919" w:rsidP="009423D3">
      <w:pPr>
        <w:pStyle w:val="Heading2"/>
        <w:spacing w:line="240" w:lineRule="auto"/>
      </w:pPr>
      <w:bookmarkStart w:id="31" w:name="_Toc210379711"/>
      <w:bookmarkStart w:id="32" w:name="_Toc210387081"/>
      <w:r>
        <w:rPr>
          <w:rFonts w:hint="cs"/>
          <w:cs/>
        </w:rPr>
        <w:t>การใช้งานระบบจัดการห้องสมุด</w:t>
      </w:r>
      <w:bookmarkEnd w:id="31"/>
      <w:bookmarkEnd w:id="32"/>
    </w:p>
    <w:p w14:paraId="39175E81" w14:textId="05E19B38" w:rsidR="0042680A" w:rsidRDefault="00A55933" w:rsidP="009423D3">
      <w:pPr>
        <w:pStyle w:val="a"/>
        <w:spacing w:line="240" w:lineRule="auto"/>
      </w:pPr>
      <w:r w:rsidRPr="00123080">
        <w:rPr>
          <w:noProof/>
          <w:cs/>
        </w:rPr>
        <w:drawing>
          <wp:inline distT="0" distB="0" distL="0" distR="0" wp14:anchorId="5262CC68" wp14:editId="3B0C58E2">
            <wp:extent cx="2848373" cy="1867161"/>
            <wp:effectExtent l="76200" t="76200" r="142875" b="133350"/>
            <wp:docPr id="107870630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17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67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BE98B5" w14:textId="3B248BE6" w:rsidR="002E3DA1" w:rsidRDefault="00AE4695" w:rsidP="009423D3">
      <w:pPr>
        <w:pStyle w:val="a"/>
        <w:spacing w:line="240" w:lineRule="auto"/>
        <w:rPr>
          <w:cs/>
        </w:rPr>
      </w:pPr>
      <w:bookmarkStart w:id="33" w:name="_Toc210495191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</w:t>
      </w:r>
      <w:r w:rsidR="00883471">
        <w:rPr>
          <w:b/>
          <w:bCs w:val="0"/>
        </w:rPr>
        <w:fldChar w:fldCharType="end"/>
      </w:r>
      <w:r>
        <w:t xml:space="preserve"> </w:t>
      </w:r>
      <w:r w:rsidR="002449DA" w:rsidRPr="0058216F">
        <w:rPr>
          <w:rFonts w:hint="cs"/>
          <w:b/>
          <w:bCs w:val="0"/>
          <w:cs/>
        </w:rPr>
        <w:t>การเลือก</w:t>
      </w:r>
      <w:r w:rsidR="0058216F" w:rsidRPr="0058216F">
        <w:rPr>
          <w:rFonts w:hint="cs"/>
          <w:b/>
          <w:bCs w:val="0"/>
          <w:cs/>
        </w:rPr>
        <w:t>ใช้งานฟังก์ชั่น</w:t>
      </w:r>
      <w:bookmarkEnd w:id="33"/>
    </w:p>
    <w:p w14:paraId="6BE76AD0" w14:textId="7BF5E64B" w:rsidR="00702ADE" w:rsidRPr="008B5326" w:rsidRDefault="00C87AE1" w:rsidP="009423D3">
      <w:pPr>
        <w:pStyle w:val="Heading3"/>
        <w:numPr>
          <w:ilvl w:val="0"/>
          <w:numId w:val="0"/>
        </w:numPr>
        <w:spacing w:line="240" w:lineRule="auto"/>
        <w:ind w:left="720"/>
      </w:pPr>
      <w:r w:rsidRPr="008B5326">
        <w:rPr>
          <w:cs/>
        </w:rPr>
        <w:t xml:space="preserve">     3.1.1</w:t>
      </w:r>
      <w:r w:rsidR="00170AF5" w:rsidRPr="008B5326">
        <w:t xml:space="preserve"> </w:t>
      </w:r>
      <w:r w:rsidR="00641DEB" w:rsidRPr="008B5326">
        <w:rPr>
          <w:cs/>
        </w:rPr>
        <w:t>เมนูจัดการหนังสือ</w:t>
      </w:r>
    </w:p>
    <w:p w14:paraId="6BA1EB23" w14:textId="6E4D62A5" w:rsidR="008B5326" w:rsidRDefault="008B5326" w:rsidP="009423D3">
      <w:pPr>
        <w:spacing w:line="240" w:lineRule="auto"/>
        <w:rPr>
          <w:rFonts w:ascii="TH Sarabun New" w:hAnsi="TH Sarabun New"/>
          <w:sz w:val="32"/>
        </w:rPr>
      </w:pPr>
      <w:r w:rsidRPr="008B5326">
        <w:rPr>
          <w:rFonts w:ascii="TH Sarabun New" w:hAnsi="TH Sarabun New"/>
          <w:sz w:val="32"/>
        </w:rPr>
        <w:tab/>
        <w:t xml:space="preserve">     </w:t>
      </w:r>
      <w:r w:rsidRPr="008B5326">
        <w:rPr>
          <w:rFonts w:ascii="TH Sarabun New" w:hAnsi="TH Sarabun New"/>
          <w:sz w:val="32"/>
          <w:cs/>
        </w:rPr>
        <w:t>เมนูนี้ใช้สำหรับจัดเก็บและปรับปรุงข้อมูลหนังสือในระบบ โดยมีตัวเลือกดังนี้</w:t>
      </w:r>
    </w:p>
    <w:p w14:paraId="35EA908E" w14:textId="02B86DAF" w:rsidR="00A55933" w:rsidRDefault="00A55933" w:rsidP="009423D3">
      <w:pPr>
        <w:pStyle w:val="a1"/>
        <w:spacing w:line="240" w:lineRule="auto"/>
        <w:rPr>
          <w:cs/>
        </w:rPr>
      </w:pPr>
      <w:r w:rsidRPr="00213B51">
        <w:rPr>
          <w:noProof/>
        </w:rPr>
        <w:drawing>
          <wp:inline distT="0" distB="0" distL="0" distR="0" wp14:anchorId="78547ABC" wp14:editId="68D4BBAD">
            <wp:extent cx="2733675" cy="1605280"/>
            <wp:effectExtent l="76200" t="76200" r="142875" b="128270"/>
            <wp:docPr id="63574959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0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151" cy="1606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814972" w14:textId="0F60BFB3" w:rsidR="00F23ECE" w:rsidRDefault="00F23ECE" w:rsidP="009423D3">
      <w:pPr>
        <w:pStyle w:val="a"/>
        <w:spacing w:line="240" w:lineRule="auto"/>
      </w:pPr>
      <w:bookmarkStart w:id="34" w:name="_Toc210495192"/>
      <w:r>
        <w:rPr>
          <w:cs/>
        </w:rPr>
        <w:lastRenderedPageBreak/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</w:t>
      </w:r>
      <w:r w:rsidR="00883471">
        <w:rPr>
          <w:b/>
          <w:bCs w:val="0"/>
        </w:rPr>
        <w:fldChar w:fldCharType="end"/>
      </w:r>
      <w:r w:rsidR="0058216F">
        <w:rPr>
          <w:rFonts w:hint="cs"/>
          <w:cs/>
        </w:rPr>
        <w:t xml:space="preserve"> </w:t>
      </w:r>
      <w:r w:rsidR="0058216F" w:rsidRPr="00844416">
        <w:rPr>
          <w:rFonts w:hint="cs"/>
          <w:b/>
          <w:bCs w:val="0"/>
          <w:cs/>
        </w:rPr>
        <w:t>เมนู</w:t>
      </w:r>
      <w:r w:rsidR="00844416" w:rsidRPr="00844416">
        <w:rPr>
          <w:rFonts w:hint="cs"/>
          <w:b/>
          <w:bCs w:val="0"/>
          <w:cs/>
        </w:rPr>
        <w:t>ของ</w:t>
      </w:r>
      <w:r w:rsidR="00844416">
        <w:rPr>
          <w:rFonts w:hint="cs"/>
          <w:cs/>
        </w:rPr>
        <w:t xml:space="preserve"> </w:t>
      </w:r>
      <w:r w:rsidR="00844416">
        <w:t>Book</w:t>
      </w:r>
      <w:bookmarkEnd w:id="34"/>
    </w:p>
    <w:p w14:paraId="581EEF75" w14:textId="46D635A7" w:rsidR="00530D1C" w:rsidRPr="00530D1C" w:rsidRDefault="000748FF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      3.1.1.1 </w:t>
      </w:r>
      <w:r w:rsidR="00530D1C" w:rsidRPr="00530D1C">
        <w:rPr>
          <w:rFonts w:ascii="TH Sarabun New" w:hAnsi="TH Sarabun New"/>
          <w:sz w:val="32"/>
          <w:cs/>
        </w:rPr>
        <w:t xml:space="preserve">เพิ่มหนังสือ </w:t>
      </w:r>
    </w:p>
    <w:p w14:paraId="670114EB" w14:textId="28B8DB7D" w:rsidR="008B5326" w:rsidRDefault="00530D1C" w:rsidP="009423D3">
      <w:pPr>
        <w:spacing w:line="240" w:lineRule="auto"/>
        <w:ind w:left="2160"/>
        <w:rPr>
          <w:rFonts w:ascii="TH Sarabun New" w:hAnsi="TH Sarabun New"/>
          <w:sz w:val="32"/>
        </w:rPr>
      </w:pPr>
      <w:r w:rsidRPr="00530D1C">
        <w:rPr>
          <w:rFonts w:ascii="TH Sarabun New" w:hAnsi="TH Sarabun New"/>
          <w:sz w:val="32"/>
          <w:cs/>
        </w:rPr>
        <w:t>ผู้ใช้สามารถกรอกข้อมูลหนังสือใหม่ เช่น รหัสหนังสือ</w:t>
      </w:r>
      <w:r w:rsidRPr="00530D1C">
        <w:rPr>
          <w:rFonts w:ascii="TH Sarabun New" w:hAnsi="TH Sarabun New"/>
          <w:sz w:val="32"/>
        </w:rPr>
        <w:t xml:space="preserve">, </w:t>
      </w:r>
      <w:r w:rsidRPr="00530D1C">
        <w:rPr>
          <w:rFonts w:ascii="TH Sarabun New" w:hAnsi="TH Sarabun New"/>
          <w:sz w:val="32"/>
          <w:cs/>
        </w:rPr>
        <w:t>ชื่อหนังสือ</w:t>
      </w:r>
      <w:r w:rsidRPr="00530D1C">
        <w:rPr>
          <w:rFonts w:ascii="TH Sarabun New" w:hAnsi="TH Sarabun New"/>
          <w:sz w:val="32"/>
        </w:rPr>
        <w:t xml:space="preserve">, </w:t>
      </w:r>
      <w:r w:rsidRPr="00530D1C">
        <w:rPr>
          <w:rFonts w:ascii="TH Sarabun New" w:hAnsi="TH Sarabun New"/>
          <w:sz w:val="32"/>
          <w:cs/>
        </w:rPr>
        <w:t>ผู้แต่ง</w:t>
      </w:r>
      <w:r w:rsidRPr="00530D1C">
        <w:rPr>
          <w:rFonts w:ascii="TH Sarabun New" w:hAnsi="TH Sarabun New"/>
          <w:sz w:val="32"/>
        </w:rPr>
        <w:t xml:space="preserve">, </w:t>
      </w:r>
      <w:r>
        <w:rPr>
          <w:rFonts w:ascii="TH Sarabun New" w:hAnsi="TH Sarabun New" w:hint="cs"/>
          <w:sz w:val="32"/>
          <w:cs/>
        </w:rPr>
        <w:t xml:space="preserve">จำนวนหนังสือ </w:t>
      </w:r>
      <w:r w:rsidRPr="00530D1C">
        <w:rPr>
          <w:rFonts w:ascii="TH Sarabun New" w:hAnsi="TH Sarabun New"/>
          <w:sz w:val="32"/>
          <w:cs/>
        </w:rPr>
        <w:t xml:space="preserve">เมื่อกดบันทึก ข้อมูลจะถูกเก็บลงในแฟ้ม </w:t>
      </w:r>
      <w:r w:rsidRPr="00530D1C">
        <w:rPr>
          <w:rFonts w:ascii="TH Sarabun New" w:hAnsi="TH Sarabun New"/>
          <w:sz w:val="32"/>
        </w:rPr>
        <w:t>books.dat</w:t>
      </w:r>
    </w:p>
    <w:p w14:paraId="67752767" w14:textId="5A5C9B4A" w:rsidR="00336919" w:rsidRDefault="00530D1C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       3.1.1.2 </w:t>
      </w:r>
      <w:r w:rsidR="00A55933" w:rsidRPr="00A55933">
        <w:rPr>
          <w:rFonts w:ascii="TH Sarabun New" w:hAnsi="TH Sarabun New"/>
          <w:sz w:val="32"/>
          <w:cs/>
        </w:rPr>
        <w:t>แสดงทั้งหมด</w:t>
      </w:r>
    </w:p>
    <w:p w14:paraId="10C211B0" w14:textId="51767886" w:rsidR="000A31FE" w:rsidRDefault="000A31FE" w:rsidP="009423D3">
      <w:pPr>
        <w:spacing w:line="240" w:lineRule="auto"/>
        <w:ind w:firstLine="720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</w:rPr>
        <w:tab/>
      </w:r>
      <w:r>
        <w:rPr>
          <w:rFonts w:ascii="TH Sarabun New" w:hAnsi="TH Sarabun New"/>
          <w:sz w:val="32"/>
        </w:rPr>
        <w:tab/>
        <w:t xml:space="preserve">  </w:t>
      </w:r>
      <w:r w:rsidRPr="000A31FE">
        <w:rPr>
          <w:rFonts w:ascii="TH Sarabun New" w:hAnsi="TH Sarabun New"/>
          <w:sz w:val="32"/>
          <w:cs/>
        </w:rPr>
        <w:t>แสดงรายชื่อหนังสือทั้งหมดในระบบ ไม่ว่าจะกำลังว่างหรือถูกยืมไปแล้ว</w:t>
      </w:r>
      <w:r>
        <w:rPr>
          <w:rFonts w:ascii="TH Sarabun New" w:hAnsi="TH Sarabun New" w:hint="cs"/>
          <w:sz w:val="32"/>
          <w:cs/>
        </w:rPr>
        <w:t xml:space="preserve"> </w:t>
      </w:r>
      <w:r w:rsidRPr="000A31FE">
        <w:rPr>
          <w:rFonts w:ascii="TH Sarabun New" w:hAnsi="TH Sarabun New"/>
          <w:sz w:val="32"/>
          <w:cs/>
        </w:rPr>
        <w:t>ช่วยให้ผู้ใช้หรือผู้ดูแลรู้ว่ามีหนังสืออะไรอยู่ในห้องสมุดบ้าง</w:t>
      </w:r>
    </w:p>
    <w:p w14:paraId="144BFDB1" w14:textId="5F73C48D" w:rsidR="00A55933" w:rsidRDefault="00A55933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3.1.1.3 </w:t>
      </w:r>
      <w:r w:rsidR="00870058">
        <w:rPr>
          <w:rFonts w:ascii="TH Sarabun New" w:hAnsi="TH Sarabun New" w:hint="cs"/>
          <w:sz w:val="32"/>
          <w:cs/>
        </w:rPr>
        <w:t>แก้ใข</w:t>
      </w:r>
    </w:p>
    <w:p w14:paraId="0F01417C" w14:textId="767BCDF7" w:rsidR="002A4F8C" w:rsidRDefault="002A4F8C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ab/>
      </w:r>
      <w:r>
        <w:rPr>
          <w:rFonts w:ascii="TH Sarabun New" w:hAnsi="TH Sarabun New"/>
          <w:sz w:val="32"/>
        </w:rPr>
        <w:tab/>
        <w:t xml:space="preserve">   </w:t>
      </w:r>
      <w:r w:rsidRPr="002A4F8C">
        <w:rPr>
          <w:rFonts w:ascii="TH Sarabun New" w:hAnsi="TH Sarabun New"/>
          <w:sz w:val="32"/>
          <w:cs/>
        </w:rPr>
        <w:t>ใช้ปรับปรุงข้อมูลหนังสือที่บันทึกไว้ เช่น แก้ชื่อหนังสือ หรือแก้ชื่อผู้แต่ง</w:t>
      </w:r>
    </w:p>
    <w:p w14:paraId="17566DBC" w14:textId="0ED4A89C" w:rsidR="00870058" w:rsidRDefault="00870058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3.1.1.4 ลบ</w:t>
      </w:r>
    </w:p>
    <w:p w14:paraId="1C92586D" w14:textId="064CA4C6" w:rsidR="00BE0A82" w:rsidRDefault="00BE0A82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ab/>
      </w:r>
      <w:r>
        <w:rPr>
          <w:rFonts w:ascii="TH Sarabun New" w:hAnsi="TH Sarabun New"/>
          <w:sz w:val="32"/>
        </w:rPr>
        <w:tab/>
        <w:t xml:space="preserve">   </w:t>
      </w:r>
      <w:r w:rsidRPr="00BE0A82">
        <w:rPr>
          <w:rFonts w:ascii="TH Sarabun New" w:hAnsi="TH Sarabun New"/>
          <w:sz w:val="32"/>
          <w:cs/>
        </w:rPr>
        <w:t>ใช้ลบข้อมูลหนังสือออกจากระบบ เช่น หนังสือสูญหายหรือชำรุด</w:t>
      </w:r>
    </w:p>
    <w:p w14:paraId="0C57D913" w14:textId="12B004DD" w:rsidR="00A37B27" w:rsidRPr="00A55933" w:rsidRDefault="00A37B27" w:rsidP="009423D3">
      <w:pPr>
        <w:spacing w:line="240" w:lineRule="auto"/>
        <w:ind w:firstLine="720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3.1.1.3 กลับ</w:t>
      </w:r>
    </w:p>
    <w:p w14:paraId="7D025E67" w14:textId="2145153A" w:rsidR="00FC736B" w:rsidRPr="00BE0A82" w:rsidRDefault="00BE0A82" w:rsidP="009423D3">
      <w:pPr>
        <w:pStyle w:val="Heading2"/>
        <w:numPr>
          <w:ilvl w:val="0"/>
          <w:numId w:val="0"/>
        </w:numPr>
        <w:spacing w:line="240" w:lineRule="auto"/>
        <w:ind w:left="709"/>
        <w:rPr>
          <w:b w:val="0"/>
          <w:bCs w:val="0"/>
          <w:cs/>
        </w:rPr>
      </w:pPr>
      <w:r>
        <w:rPr>
          <w:cs/>
        </w:rPr>
        <w:tab/>
      </w:r>
      <w:r>
        <w:rPr>
          <w:cs/>
        </w:rPr>
        <w:tab/>
      </w:r>
      <w:r w:rsidRPr="00BE0A82">
        <w:rPr>
          <w:b w:val="0"/>
          <w:bCs w:val="0"/>
          <w:cs/>
        </w:rPr>
        <w:tab/>
      </w:r>
      <w:r w:rsidRPr="00BE0A82">
        <w:rPr>
          <w:rFonts w:hint="cs"/>
          <w:b w:val="0"/>
          <w:bCs w:val="0"/>
          <w:cs/>
        </w:rPr>
        <w:t xml:space="preserve">   </w:t>
      </w:r>
      <w:bookmarkStart w:id="35" w:name="_Toc210379712"/>
      <w:bookmarkStart w:id="36" w:name="_Toc210387082"/>
      <w:r w:rsidRPr="00BE0A82">
        <w:rPr>
          <w:b w:val="0"/>
          <w:bCs w:val="0"/>
          <w:cs/>
        </w:rPr>
        <w:t>ใช้สำหรับออกจากเมนูหนังสือและกลับไปยังเมนูหลัก</w:t>
      </w:r>
      <w:bookmarkEnd w:id="35"/>
      <w:bookmarkEnd w:id="36"/>
    </w:p>
    <w:p w14:paraId="2C64751D" w14:textId="6649C9E1" w:rsidR="00213B51" w:rsidRDefault="00364336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3.</w:t>
      </w:r>
      <w:r w:rsidR="00213B51">
        <w:rPr>
          <w:rFonts w:ascii="TH Sarabun New" w:hAnsi="TH Sarabun New"/>
          <w:sz w:val="32"/>
        </w:rPr>
        <w:t>1.2</w:t>
      </w:r>
      <w:r w:rsidR="00871698">
        <w:rPr>
          <w:rFonts w:ascii="TH Sarabun New" w:hAnsi="TH Sarabun New"/>
          <w:sz w:val="32"/>
        </w:rPr>
        <w:t xml:space="preserve"> </w:t>
      </w:r>
      <w:r w:rsidR="00071B49">
        <w:rPr>
          <w:rFonts w:ascii="TH Sarabun New" w:hAnsi="TH Sarabun New" w:hint="cs"/>
          <w:sz w:val="32"/>
          <w:cs/>
        </w:rPr>
        <w:t>เมนูจัด</w:t>
      </w:r>
      <w:r w:rsidR="00D77025">
        <w:rPr>
          <w:rFonts w:ascii="TH Sarabun New" w:hAnsi="TH Sarabun New" w:hint="cs"/>
          <w:sz w:val="32"/>
          <w:cs/>
        </w:rPr>
        <w:t>การสมาชิก</w:t>
      </w:r>
    </w:p>
    <w:p w14:paraId="25DEB251" w14:textId="332C6024" w:rsidR="00D77025" w:rsidRDefault="0021589C" w:rsidP="009423D3">
      <w:pPr>
        <w:spacing w:line="240" w:lineRule="auto"/>
        <w:ind w:left="720"/>
        <w:jc w:val="both"/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sz w:val="32"/>
          <w:cs/>
        </w:rPr>
        <w:t xml:space="preserve">      </w:t>
      </w:r>
      <w:r w:rsidRPr="0021589C">
        <w:rPr>
          <w:rFonts w:ascii="TH Sarabun New" w:hAnsi="TH Sarabun New"/>
          <w:sz w:val="32"/>
          <w:cs/>
        </w:rPr>
        <w:t>เมนูนี้ใช้สำหรับจัดเก็บและปรับปรุงข้อมูลสมาชิกในระบบ โดยมีตัวเลือกดังนี้</w:t>
      </w:r>
    </w:p>
    <w:p w14:paraId="3B5DFC22" w14:textId="1AA0125B" w:rsidR="00FC736B" w:rsidRDefault="00871698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 w:rsidRPr="00871698">
        <w:rPr>
          <w:rFonts w:ascii="TH Sarabun New" w:hAnsi="TH Sarabun New"/>
          <w:noProof/>
          <w:sz w:val="32"/>
        </w:rPr>
        <w:drawing>
          <wp:inline distT="0" distB="0" distL="0" distR="0" wp14:anchorId="09ECF358" wp14:editId="206159F0">
            <wp:extent cx="2629267" cy="1533739"/>
            <wp:effectExtent l="76200" t="76200" r="133350" b="142875"/>
            <wp:docPr id="21492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33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F6253" w14:textId="6F86961D" w:rsidR="00F23ECE" w:rsidRDefault="00F23ECE" w:rsidP="009423D3">
      <w:pPr>
        <w:pStyle w:val="a"/>
        <w:spacing w:line="240" w:lineRule="auto"/>
      </w:pPr>
      <w:bookmarkStart w:id="37" w:name="_Toc210495193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44416">
        <w:t xml:space="preserve"> </w:t>
      </w:r>
      <w:r w:rsidR="00844416" w:rsidRPr="00844416">
        <w:rPr>
          <w:rFonts w:hint="cs"/>
          <w:b/>
          <w:bCs w:val="0"/>
          <w:cs/>
        </w:rPr>
        <w:t>การเลือก</w:t>
      </w:r>
      <w:r w:rsidR="00862F58">
        <w:rPr>
          <w:rFonts w:hint="cs"/>
          <w:b/>
          <w:bCs w:val="0"/>
          <w:cs/>
        </w:rPr>
        <w:t>เมนู</w:t>
      </w:r>
      <w:r w:rsidR="00844416" w:rsidRPr="00844416">
        <w:rPr>
          <w:rFonts w:hint="cs"/>
          <w:b/>
          <w:bCs w:val="0"/>
          <w:cs/>
        </w:rPr>
        <w:t>ของ</w:t>
      </w:r>
      <w:r w:rsidR="00844416">
        <w:rPr>
          <w:rFonts w:hint="cs"/>
          <w:cs/>
        </w:rPr>
        <w:t xml:space="preserve"> </w:t>
      </w:r>
      <w:r w:rsidR="00844416">
        <w:t>Member</w:t>
      </w:r>
      <w:bookmarkEnd w:id="37"/>
    </w:p>
    <w:p w14:paraId="3D7F43D2" w14:textId="1F77CC8A" w:rsidR="00115FA9" w:rsidRDefault="0021589C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3.1.2.1 เพิ่มสมาชิก</w:t>
      </w:r>
    </w:p>
    <w:p w14:paraId="596FE1EC" w14:textId="26B11658" w:rsidR="00017AC1" w:rsidRDefault="00017AC1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017AC1">
        <w:rPr>
          <w:rFonts w:ascii="TH Sarabun New" w:hAnsi="TH Sarabun New"/>
          <w:sz w:val="32"/>
          <w:cs/>
        </w:rPr>
        <w:t>ผู้ใช้สามารถกรอกข้อมูลสมาชิกใหม่ เช่น รหัสสมาชิก</w:t>
      </w:r>
      <w:r w:rsidRPr="00017AC1">
        <w:rPr>
          <w:rFonts w:ascii="TH Sarabun New" w:hAnsi="TH Sarabun New"/>
          <w:sz w:val="32"/>
        </w:rPr>
        <w:t xml:space="preserve">, </w:t>
      </w:r>
      <w:r w:rsidRPr="00017AC1">
        <w:rPr>
          <w:rFonts w:ascii="TH Sarabun New" w:hAnsi="TH Sarabun New"/>
          <w:sz w:val="32"/>
          <w:cs/>
        </w:rPr>
        <w:t>ชื่อ-นามสกุล</w:t>
      </w:r>
      <w:r w:rsidRPr="00017AC1">
        <w:rPr>
          <w:rFonts w:ascii="TH Sarabun New" w:hAnsi="TH Sarabun New"/>
          <w:sz w:val="32"/>
        </w:rPr>
        <w:t xml:space="preserve">, </w:t>
      </w:r>
      <w:r w:rsidRPr="00017AC1">
        <w:rPr>
          <w:rFonts w:ascii="TH Sarabun New" w:hAnsi="TH Sarabun New"/>
          <w:sz w:val="32"/>
          <w:cs/>
        </w:rPr>
        <w:t>ที่อยู่</w:t>
      </w:r>
      <w:r w:rsidRPr="00017AC1">
        <w:rPr>
          <w:rFonts w:ascii="TH Sarabun New" w:hAnsi="TH Sarabun New"/>
          <w:sz w:val="32"/>
        </w:rPr>
        <w:t xml:space="preserve">, </w:t>
      </w:r>
      <w:r w:rsidRPr="00017AC1">
        <w:rPr>
          <w:rFonts w:ascii="TH Sarabun New" w:hAnsi="TH Sarabun New"/>
          <w:sz w:val="32"/>
          <w:cs/>
        </w:rPr>
        <w:t xml:space="preserve">เบอร์โทรศัพท์ เมื่อกดบันทึก ข้อมูลจะถูกเก็บลงในแฟ้ม </w:t>
      </w:r>
      <w:r w:rsidRPr="00017AC1">
        <w:rPr>
          <w:rFonts w:ascii="TH Sarabun New" w:hAnsi="TH Sarabun New"/>
          <w:sz w:val="32"/>
        </w:rPr>
        <w:t>members.dat</w:t>
      </w:r>
    </w:p>
    <w:p w14:paraId="47727767" w14:textId="69338824" w:rsidR="00115FA9" w:rsidRDefault="00017AC1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</w:t>
      </w:r>
      <w:r>
        <w:rPr>
          <w:rFonts w:ascii="TH Sarabun New" w:hAnsi="TH Sarabun New" w:hint="cs"/>
          <w:sz w:val="32"/>
          <w:cs/>
        </w:rPr>
        <w:t xml:space="preserve">3.1.2.2 </w:t>
      </w:r>
      <w:r w:rsidR="001B3FB5">
        <w:rPr>
          <w:rFonts w:ascii="TH Sarabun New" w:hAnsi="TH Sarabun New" w:hint="cs"/>
          <w:sz w:val="32"/>
          <w:cs/>
        </w:rPr>
        <w:t>แสดง</w:t>
      </w:r>
      <w:r>
        <w:rPr>
          <w:rFonts w:ascii="TH Sarabun New" w:hAnsi="TH Sarabun New" w:hint="cs"/>
          <w:sz w:val="32"/>
          <w:cs/>
        </w:rPr>
        <w:t>สมาชิก</w:t>
      </w:r>
    </w:p>
    <w:p w14:paraId="73172238" w14:textId="70858C05" w:rsidR="00173076" w:rsidRDefault="00173076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 w:rsidRPr="00173076">
        <w:rPr>
          <w:rFonts w:ascii="TH Sarabun New" w:hAnsi="TH Sarabun New"/>
          <w:sz w:val="32"/>
          <w:cs/>
        </w:rPr>
        <w:lastRenderedPageBreak/>
        <w:t>แสดงรายชื่อสมาชิกทั้งหมดในระบบ ไม่ว่าจะเป็นสมาชิกที่ใช้งานอยู่หรือไม่ได้ใช้งาน ช่วยให้ผู้ใช้หรือผู้ดูแลทราบข้อมูลสมาชิกทั้งหมดที่ลงทะเบียนไว้</w:t>
      </w:r>
    </w:p>
    <w:p w14:paraId="6A198FE9" w14:textId="36F6FC0D" w:rsidR="00017AC1" w:rsidRDefault="00017AC1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</w:t>
      </w:r>
      <w:r>
        <w:rPr>
          <w:rFonts w:ascii="TH Sarabun New" w:hAnsi="TH Sarabun New" w:hint="cs"/>
          <w:sz w:val="32"/>
          <w:cs/>
        </w:rPr>
        <w:t>3.1.2.3 แก้ใขสมาชิก</w:t>
      </w:r>
    </w:p>
    <w:p w14:paraId="23171FAC" w14:textId="0F774691" w:rsidR="00173076" w:rsidRDefault="00173076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 w:rsidRPr="00173076">
        <w:rPr>
          <w:rFonts w:ascii="TH Sarabun New" w:hAnsi="TH Sarabun New"/>
          <w:sz w:val="32"/>
          <w:cs/>
        </w:rPr>
        <w:t>ใช้ปรับปรุงข้อมูลสมาชิกที่บันทึกไว้ เช่น แก้ชื่อ-นามสกุล</w:t>
      </w:r>
      <w:r w:rsidRPr="00173076">
        <w:rPr>
          <w:rFonts w:ascii="TH Sarabun New" w:hAnsi="TH Sarabun New"/>
          <w:sz w:val="32"/>
        </w:rPr>
        <w:t xml:space="preserve">, </w:t>
      </w:r>
      <w:r w:rsidRPr="00173076">
        <w:rPr>
          <w:rFonts w:ascii="TH Sarabun New" w:hAnsi="TH Sarabun New"/>
          <w:sz w:val="32"/>
          <w:cs/>
        </w:rPr>
        <w:t>ที่อยู่ หรือเบอร์โทรศัพท์ กรณีที่สมาชิกมีการเปลี่ยนแปลงข้อมูล</w:t>
      </w:r>
    </w:p>
    <w:p w14:paraId="2FD3A8AA" w14:textId="6163B643" w:rsidR="00017AC1" w:rsidRDefault="00017AC1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</w:t>
      </w:r>
      <w:r>
        <w:rPr>
          <w:rFonts w:ascii="TH Sarabun New" w:hAnsi="TH Sarabun New" w:hint="cs"/>
          <w:sz w:val="32"/>
          <w:cs/>
        </w:rPr>
        <w:t>3.1.2.4 ลบสมาชิก</w:t>
      </w:r>
    </w:p>
    <w:p w14:paraId="25CE5A37" w14:textId="2FF4C1DD" w:rsidR="00173076" w:rsidRDefault="00173076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 w:rsidRPr="00173076">
        <w:rPr>
          <w:rFonts w:ascii="TH Sarabun New" w:hAnsi="TH Sarabun New"/>
          <w:sz w:val="32"/>
          <w:cs/>
        </w:rPr>
        <w:t>ใช้ลบข้อมูลสมาชิกออกจากระบบ เช่น สมาชิกลาออก หรือยกเลิกการเป็นสมาชิก (ควรตรวจสอบว่าไม่มีหนังสือค้างยืมก่อนลบ)</w:t>
      </w:r>
    </w:p>
    <w:p w14:paraId="3B9BBA11" w14:textId="135CCB90" w:rsidR="00017AC1" w:rsidRDefault="00017AC1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</w:t>
      </w:r>
      <w:r>
        <w:rPr>
          <w:rFonts w:ascii="TH Sarabun New" w:hAnsi="TH Sarabun New" w:hint="cs"/>
          <w:sz w:val="32"/>
          <w:cs/>
        </w:rPr>
        <w:t>3.1.2.5 กลับ</w:t>
      </w:r>
    </w:p>
    <w:p w14:paraId="4D866A1A" w14:textId="49AB1C65" w:rsidR="00173076" w:rsidRDefault="00173076" w:rsidP="009423D3">
      <w:pPr>
        <w:spacing w:line="240" w:lineRule="auto"/>
        <w:ind w:left="1440"/>
        <w:jc w:val="both"/>
        <w:rPr>
          <w:rFonts w:ascii="TH Sarabun New" w:hAnsi="TH Sarabun New"/>
          <w:sz w:val="32"/>
        </w:rPr>
      </w:pPr>
      <w:r w:rsidRPr="00173076">
        <w:rPr>
          <w:rFonts w:ascii="TH Sarabun New" w:hAnsi="TH Sarabun New"/>
          <w:sz w:val="32"/>
          <w:cs/>
        </w:rPr>
        <w:t>ใช้สำหรับออกจากเมนูสมาชิกและกลับไปยังเมนูหลัก</w:t>
      </w:r>
    </w:p>
    <w:p w14:paraId="3763DE8B" w14:textId="7D0091AF" w:rsidR="004D083C" w:rsidRDefault="004D083C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>3.1.</w:t>
      </w:r>
      <w:r w:rsidR="004D6905">
        <w:rPr>
          <w:rFonts w:ascii="TH Sarabun New" w:hAnsi="TH Sarabun New"/>
          <w:sz w:val="32"/>
        </w:rPr>
        <w:t>3</w:t>
      </w:r>
      <w:r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เมนูจัด</w:t>
      </w:r>
      <w:r w:rsidR="006F6102">
        <w:rPr>
          <w:rFonts w:ascii="TH Sarabun New" w:hAnsi="TH Sarabun New" w:hint="cs"/>
          <w:sz w:val="32"/>
          <w:cs/>
        </w:rPr>
        <w:t xml:space="preserve">การยืม </w:t>
      </w:r>
      <w:r w:rsidR="004D6905">
        <w:rPr>
          <w:rFonts w:ascii="TH Sarabun New" w:hAnsi="TH Sarabun New"/>
          <w:sz w:val="32"/>
          <w:cs/>
        </w:rPr>
        <w:t>–</w:t>
      </w:r>
      <w:r w:rsidR="006F6102">
        <w:rPr>
          <w:rFonts w:ascii="TH Sarabun New" w:hAnsi="TH Sarabun New" w:hint="cs"/>
          <w:sz w:val="32"/>
          <w:cs/>
        </w:rPr>
        <w:t xml:space="preserve"> </w:t>
      </w:r>
      <w:r w:rsidR="00B659DF">
        <w:rPr>
          <w:rFonts w:ascii="TH Sarabun New" w:hAnsi="TH Sarabun New" w:hint="cs"/>
          <w:sz w:val="32"/>
          <w:cs/>
        </w:rPr>
        <w:t>คืน</w:t>
      </w:r>
    </w:p>
    <w:p w14:paraId="0D2E68A8" w14:textId="5D1BEEC8" w:rsidR="004D6905" w:rsidRDefault="004D6905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4D6905">
        <w:rPr>
          <w:rFonts w:ascii="TH Sarabun New" w:hAnsi="TH Sarabun New"/>
          <w:sz w:val="32"/>
          <w:cs/>
        </w:rPr>
        <w:t>เมนูนี้ใช้สำหรับจัดการการยืมและคืนหนังสือของสมาชิก โดยมีตัวเลือกดังนี้</w:t>
      </w:r>
    </w:p>
    <w:p w14:paraId="5BFF487A" w14:textId="42490680" w:rsidR="00164E93" w:rsidRDefault="00164E93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w:drawing>
          <wp:inline distT="0" distB="0" distL="0" distR="0" wp14:anchorId="1AADC637" wp14:editId="779C95B6">
            <wp:extent cx="3133725" cy="1383665"/>
            <wp:effectExtent l="76200" t="76200" r="142875" b="140335"/>
            <wp:docPr id="18269944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383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0F6F82" w14:textId="5CFDAF10" w:rsidR="00F23ECE" w:rsidRPr="00AE4695" w:rsidRDefault="00F23ECE" w:rsidP="009423D3">
      <w:pPr>
        <w:pStyle w:val="a"/>
        <w:spacing w:line="240" w:lineRule="auto"/>
        <w:rPr>
          <w:b/>
          <w:bCs w:val="0"/>
          <w:cs/>
        </w:rPr>
      </w:pPr>
      <w:bookmarkStart w:id="38" w:name="_Toc210495194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862F58">
        <w:rPr>
          <w:b/>
          <w:bCs w:val="0"/>
        </w:rPr>
        <w:t xml:space="preserve"> </w:t>
      </w:r>
      <w:r w:rsidR="00862F58">
        <w:rPr>
          <w:rFonts w:hint="cs"/>
          <w:b/>
          <w:bCs w:val="0"/>
          <w:cs/>
        </w:rPr>
        <w:t>เมนูของ</w:t>
      </w:r>
      <w:r w:rsidR="00EA309A">
        <w:rPr>
          <w:rFonts w:hint="cs"/>
          <w:b/>
          <w:bCs w:val="0"/>
          <w:cs/>
        </w:rPr>
        <w:t>ยืม-คืน</w:t>
      </w:r>
      <w:bookmarkEnd w:id="38"/>
    </w:p>
    <w:p w14:paraId="27B19EAA" w14:textId="5A6B92CC" w:rsidR="00CD71D8" w:rsidRDefault="004D6905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  </w:t>
      </w:r>
      <w:r w:rsidRPr="004D6905">
        <w:rPr>
          <w:rFonts w:ascii="TH Sarabun New" w:hAnsi="TH Sarabun New"/>
          <w:sz w:val="32"/>
        </w:rPr>
        <w:t>3.1.</w:t>
      </w:r>
      <w:r w:rsidR="00D70CE6">
        <w:rPr>
          <w:rFonts w:ascii="TH Sarabun New" w:hAnsi="TH Sarabun New"/>
          <w:sz w:val="32"/>
        </w:rPr>
        <w:t>3.1</w:t>
      </w:r>
      <w:r w:rsidRPr="004D6905">
        <w:rPr>
          <w:rFonts w:ascii="TH Sarabun New" w:hAnsi="TH Sarabun New"/>
          <w:sz w:val="32"/>
        </w:rPr>
        <w:t xml:space="preserve"> </w:t>
      </w:r>
      <w:r w:rsidRPr="004D6905">
        <w:rPr>
          <w:rFonts w:ascii="TH Sarabun New" w:hAnsi="TH Sarabun New"/>
          <w:sz w:val="32"/>
          <w:cs/>
        </w:rPr>
        <w:t>ยืม</w:t>
      </w:r>
      <w:r w:rsidR="00D70CE6">
        <w:rPr>
          <w:rFonts w:ascii="TH Sarabun New" w:hAnsi="TH Sarabun New" w:hint="cs"/>
          <w:sz w:val="32"/>
          <w:cs/>
        </w:rPr>
        <w:t>หนังสือ</w:t>
      </w:r>
      <w:r w:rsidR="00CD71D8" w:rsidRPr="00CD71D8">
        <w:rPr>
          <w:rFonts w:ascii="TH Sarabun New" w:hAnsi="TH Sarabun New"/>
          <w:sz w:val="32"/>
          <w:cs/>
        </w:rPr>
        <w:t xml:space="preserve">ผู้ใช้สามารถบันทึกการยืมหนังสือโดยระบุรหัสสมาชิกและรหัสหนังสือ ระบบจะบันทึกวันที่ยืมและกำหนดวันที่ต้องคืน พร้อมทั้งอัพเดทสถานะหนังสือเป็น "กำลังถูกยืม" ข้อมูลจะถูกเก็บลงในแฟ้ม </w:t>
      </w:r>
      <w:r w:rsidR="00CD71D8" w:rsidRPr="00CD71D8">
        <w:rPr>
          <w:rFonts w:ascii="TH Sarabun New" w:hAnsi="TH Sarabun New"/>
          <w:sz w:val="32"/>
        </w:rPr>
        <w:t>borrow.dat</w:t>
      </w:r>
    </w:p>
    <w:p w14:paraId="1014D231" w14:textId="4C6E2422" w:rsidR="00D70CE6" w:rsidRDefault="00D70CE6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 </w:t>
      </w:r>
      <w:r w:rsidRPr="004D6905">
        <w:rPr>
          <w:rFonts w:ascii="TH Sarabun New" w:hAnsi="TH Sarabun New"/>
          <w:sz w:val="32"/>
        </w:rPr>
        <w:t>3.1.</w:t>
      </w:r>
      <w:r>
        <w:rPr>
          <w:rFonts w:ascii="TH Sarabun New" w:hAnsi="TH Sarabun New"/>
          <w:sz w:val="32"/>
        </w:rPr>
        <w:t>3.2</w:t>
      </w:r>
      <w:r w:rsidRPr="004D6905"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คืนหนังสือ</w:t>
      </w:r>
    </w:p>
    <w:p w14:paraId="44F027BD" w14:textId="666E78D5" w:rsidR="00CD71D8" w:rsidRDefault="00CD71D8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CD71D8">
        <w:rPr>
          <w:rFonts w:ascii="TH Sarabun New" w:hAnsi="TH Sarabun New"/>
          <w:sz w:val="32"/>
          <w:cs/>
        </w:rPr>
        <w:t>ใช้บันทึกการคืนหนังสือเมื่อสมาชิกนำหนังสือมาคืน โดยระบุรหัสสมาชิกและรหัสหนังสือที่ต้องการคืน ระบบจะบันทึกวันที่คืนและเปลี่ยนสถานะหนังสือเป็น "ว่าง" พร้อมคำนวณค่าปรับ (ถ้ามี) กรณีคืนเกินกำหนด</w:t>
      </w:r>
    </w:p>
    <w:p w14:paraId="626147DD" w14:textId="51E553BA" w:rsidR="00D70CE6" w:rsidRDefault="00D70CE6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  </w:t>
      </w:r>
      <w:r w:rsidRPr="004D6905">
        <w:rPr>
          <w:rFonts w:ascii="TH Sarabun New" w:hAnsi="TH Sarabun New"/>
          <w:sz w:val="32"/>
        </w:rPr>
        <w:t>3.1.</w:t>
      </w:r>
      <w:r>
        <w:rPr>
          <w:rFonts w:ascii="TH Sarabun New" w:hAnsi="TH Sarabun New"/>
          <w:sz w:val="32"/>
        </w:rPr>
        <w:t>3.3</w:t>
      </w:r>
      <w:r w:rsidRPr="004D6905">
        <w:rPr>
          <w:rFonts w:ascii="TH Sarabun New" w:hAnsi="TH Sarabun New"/>
          <w:sz w:val="32"/>
        </w:rPr>
        <w:t xml:space="preserve"> </w:t>
      </w:r>
      <w:r>
        <w:rPr>
          <w:rFonts w:ascii="TH Sarabun New" w:hAnsi="TH Sarabun New" w:hint="cs"/>
          <w:sz w:val="32"/>
          <w:cs/>
        </w:rPr>
        <w:t>ดูประวัติทั้งหมด</w:t>
      </w:r>
    </w:p>
    <w:p w14:paraId="28406196" w14:textId="33167AA9" w:rsidR="00CD71D8" w:rsidRDefault="00CD71D8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CD71D8">
        <w:rPr>
          <w:rFonts w:ascii="TH Sarabun New" w:hAnsi="TH Sarabun New"/>
          <w:sz w:val="32"/>
          <w:cs/>
        </w:rPr>
        <w:lastRenderedPageBreak/>
        <w:t>แสดงประวัติการยืม-คืนหนังสือทั้งหมดในระบบ หรือค้นหาตามรหัสสมาชิก เพื่อตรวจสอบว่าสมาชิกท่านใดยืมหนังสือเล่มไหนไปบ้าง และมีหนังสือค้างคืนหรือไม่</w:t>
      </w:r>
    </w:p>
    <w:p w14:paraId="5E38146F" w14:textId="1C2E11FE" w:rsidR="00D70CE6" w:rsidRDefault="00D70CE6" w:rsidP="009423D3">
      <w:pPr>
        <w:spacing w:line="240" w:lineRule="auto"/>
        <w:ind w:left="720"/>
        <w:jc w:val="both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</w:rPr>
        <w:t xml:space="preserve">        </w:t>
      </w:r>
      <w:r w:rsidRPr="004D6905">
        <w:rPr>
          <w:rFonts w:ascii="TH Sarabun New" w:hAnsi="TH Sarabun New"/>
          <w:sz w:val="32"/>
        </w:rPr>
        <w:t>3.1.</w:t>
      </w:r>
      <w:r>
        <w:rPr>
          <w:rFonts w:ascii="TH Sarabun New" w:hAnsi="TH Sarabun New"/>
          <w:sz w:val="32"/>
        </w:rPr>
        <w:t>3.4</w:t>
      </w:r>
      <w:r w:rsidRPr="004D6905">
        <w:rPr>
          <w:rFonts w:ascii="TH Sarabun New" w:hAnsi="TH Sarabun New"/>
          <w:sz w:val="32"/>
        </w:rPr>
        <w:t xml:space="preserve"> </w:t>
      </w:r>
      <w:r w:rsidR="00164E93">
        <w:rPr>
          <w:rFonts w:ascii="TH Sarabun New" w:hAnsi="TH Sarabun New" w:hint="cs"/>
          <w:sz w:val="32"/>
          <w:cs/>
        </w:rPr>
        <w:t>กลับ</w:t>
      </w:r>
    </w:p>
    <w:p w14:paraId="169B4879" w14:textId="4EDDFA20" w:rsidR="00D70CE6" w:rsidRPr="00EA309A" w:rsidRDefault="005509EE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EA309A">
        <w:rPr>
          <w:rFonts w:ascii="TH Sarabun New" w:hAnsi="TH Sarabun New"/>
          <w:sz w:val="32"/>
          <w:cs/>
        </w:rPr>
        <w:t>ใช้สำหรับออกจากเมนูยืม-คืนและกลับไปยังเมนูหลัก</w:t>
      </w:r>
    </w:p>
    <w:p w14:paraId="32C824E3" w14:textId="019BB55E" w:rsidR="00AD7E68" w:rsidRDefault="00AD7E68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B5249B">
        <w:rPr>
          <w:rFonts w:ascii="TH Sarabun New" w:hAnsi="TH Sarabun New"/>
          <w:sz w:val="32"/>
          <w:cs/>
        </w:rPr>
        <w:t>3.1.4 สร้างรายงาน</w:t>
      </w:r>
    </w:p>
    <w:p w14:paraId="259A5235" w14:textId="3D08D596" w:rsidR="00205BDA" w:rsidRDefault="000E3468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6F6B483" wp14:editId="586F3D4E">
                <wp:simplePos x="0" y="0"/>
                <wp:positionH relativeFrom="column">
                  <wp:posOffset>1083782</wp:posOffset>
                </wp:positionH>
                <wp:positionV relativeFrom="paragraph">
                  <wp:posOffset>1312012</wp:posOffset>
                </wp:positionV>
                <wp:extent cx="1054510" cy="206477"/>
                <wp:effectExtent l="19050" t="19050" r="12700" b="22225"/>
                <wp:wrapNone/>
                <wp:docPr id="97361370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510" cy="20647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370BC07" w14:textId="77777777" w:rsidR="000E3468" w:rsidRDefault="000E34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F6B48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85.35pt;margin-top:103.3pt;width:83.05pt;height:16.2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" filled="f" strokecolor="red" strokeweight="3pt">
                <v:textbox>
                  <w:txbxContent>
                    <w:p w14:paraId="5370BC07" w14:textId="77777777" w:rsidR="000E3468" w:rsidRDefault="000E3468"/>
                  </w:txbxContent>
                </v:textbox>
              </v:shape>
            </w:pict>
          </mc:Fallback>
        </mc:AlternateContent>
      </w:r>
      <w:r w:rsidR="00205BDA" w:rsidRPr="00205BDA">
        <w:rPr>
          <w:rFonts w:ascii="TH Sarabun New" w:hAnsi="TH Sarabun New"/>
          <w:noProof/>
          <w:sz w:val="32"/>
        </w:rPr>
        <w:drawing>
          <wp:inline distT="0" distB="0" distL="0" distR="0" wp14:anchorId="7C42EEDB" wp14:editId="3E59A19B">
            <wp:extent cx="4620270" cy="2143424"/>
            <wp:effectExtent l="76200" t="76200" r="142240" b="142875"/>
            <wp:docPr id="72469158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691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BDAC99" w14:textId="1B426922" w:rsidR="00F23ECE" w:rsidRDefault="00603331" w:rsidP="009423D3">
      <w:pPr>
        <w:pStyle w:val="a"/>
        <w:spacing w:line="240" w:lineRule="auto"/>
        <w:rPr>
          <w:cs/>
        </w:rPr>
      </w:pPr>
      <w:bookmarkStart w:id="39" w:name="_Toc210495195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5</w:t>
      </w:r>
      <w:r w:rsidR="00883471">
        <w:rPr>
          <w:b/>
          <w:bCs w:val="0"/>
        </w:rPr>
        <w:fldChar w:fldCharType="end"/>
      </w:r>
      <w:r w:rsidR="00EA309A">
        <w:t xml:space="preserve"> </w:t>
      </w:r>
      <w:r w:rsidR="00EA309A">
        <w:rPr>
          <w:rFonts w:hint="cs"/>
          <w:b/>
          <w:bCs w:val="0"/>
          <w:cs/>
        </w:rPr>
        <w:t>หัวข้อการ</w:t>
      </w:r>
      <w:r w:rsidR="00EA309A" w:rsidRPr="00EA309A">
        <w:rPr>
          <w:rFonts w:hint="cs"/>
          <w:b/>
          <w:bCs w:val="0"/>
          <w:cs/>
        </w:rPr>
        <w:t>สร้างรายงาน</w:t>
      </w:r>
      <w:bookmarkEnd w:id="39"/>
    </w:p>
    <w:p w14:paraId="2087027B" w14:textId="7F9144C2" w:rsidR="00C73FAD" w:rsidRPr="00B5249B" w:rsidRDefault="00C73FAD" w:rsidP="009423D3">
      <w:pPr>
        <w:spacing w:line="240" w:lineRule="auto"/>
        <w:ind w:left="720"/>
        <w:jc w:val="both"/>
        <w:rPr>
          <w:rFonts w:ascii="TH Sarabun New" w:hAnsi="TH Sarabun New"/>
          <w:sz w:val="32"/>
          <w:cs/>
        </w:rPr>
      </w:pPr>
      <w:r w:rsidRPr="00C73FAD">
        <w:rPr>
          <w:rFonts w:ascii="TH Sarabun New" w:hAnsi="TH Sarabun New"/>
          <w:sz w:val="32"/>
          <w:cs/>
        </w:rPr>
        <w:t>เมนูนี้ใช้สำหรับสร้างรายงานสรุปข้อมูลต่างๆ ในระบบห้องสมุด</w:t>
      </w:r>
    </w:p>
    <w:p w14:paraId="327555AB" w14:textId="11D30EDE" w:rsidR="00330C63" w:rsidRDefault="00C3703D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C3703D">
        <w:rPr>
          <w:rFonts w:ascii="TH Sarabun New" w:hAnsi="TH Sarabun New"/>
          <w:sz w:val="32"/>
          <w:cs/>
        </w:rPr>
        <w:t>เมื่อผู้ใช้เลือก</w:t>
      </w:r>
      <w:r w:rsidR="00B24D2B">
        <w:rPr>
          <w:rFonts w:ascii="TH Sarabun New" w:hAnsi="TH Sarabun New" w:hint="cs"/>
          <w:sz w:val="32"/>
          <w:cs/>
        </w:rPr>
        <w:t>เมนูหมายเลข</w:t>
      </w:r>
      <w:r w:rsidR="00B24D2B">
        <w:rPr>
          <w:rFonts w:ascii="TH Sarabun New" w:hAnsi="TH Sarabun New"/>
          <w:sz w:val="32"/>
        </w:rPr>
        <w:t xml:space="preserve"> 4</w:t>
      </w:r>
      <w:r w:rsidRPr="00C3703D">
        <w:rPr>
          <w:rFonts w:ascii="TH Sarabun New" w:hAnsi="TH Sarabun New"/>
          <w:sz w:val="32"/>
        </w:rPr>
        <w:t xml:space="preserve"> </w:t>
      </w:r>
      <w:r w:rsidRPr="00C3703D">
        <w:rPr>
          <w:rFonts w:ascii="TH Sarabun New" w:hAnsi="TH Sarabun New"/>
          <w:sz w:val="32"/>
          <w:cs/>
        </w:rPr>
        <w:t xml:space="preserve">ระบบจะสร้างรายงานและบันทึกลงในไฟล์ </w:t>
      </w:r>
      <w:r w:rsidRPr="00C3703D">
        <w:rPr>
          <w:rFonts w:ascii="TH Sarabun New" w:hAnsi="TH Sarabun New"/>
          <w:sz w:val="32"/>
        </w:rPr>
        <w:t xml:space="preserve">library_report.txt </w:t>
      </w:r>
      <w:r w:rsidRPr="00C3703D">
        <w:rPr>
          <w:rFonts w:ascii="TH Sarabun New" w:hAnsi="TH Sarabun New"/>
          <w:sz w:val="32"/>
          <w:cs/>
        </w:rPr>
        <w:t>โดยอัตโนมัติ จากนั้นจะแสดงข้อความ "</w:t>
      </w:r>
      <w:r w:rsidRPr="00C3703D">
        <w:rPr>
          <w:rFonts w:ascii="TH Sarabun New" w:hAnsi="TH Sarabun New" w:hint="cs"/>
          <w:sz w:val="32"/>
          <w:cs/>
        </w:rPr>
        <w:t>สร้างรายงาน</w:t>
      </w:r>
      <w:r w:rsidRPr="00C3703D">
        <w:rPr>
          <w:rFonts w:ascii="TH Sarabun New" w:hAnsi="TH Sarabun New"/>
          <w:sz w:val="32"/>
          <w:cs/>
        </w:rPr>
        <w:t xml:space="preserve"> </w:t>
      </w:r>
      <w:r w:rsidRPr="00C3703D">
        <w:rPr>
          <w:rFonts w:ascii="TH Sarabun New" w:hAnsi="TH Sarabun New"/>
          <w:sz w:val="32"/>
        </w:rPr>
        <w:t xml:space="preserve">library_report.txt </w:t>
      </w:r>
      <w:r w:rsidRPr="00C3703D">
        <w:rPr>
          <w:rFonts w:ascii="TH Sarabun New" w:hAnsi="TH Sarabun New"/>
          <w:sz w:val="32"/>
          <w:cs/>
        </w:rPr>
        <w:t>เรียบร้อยแล้ว" เพื่อแจ้งให้ผู้ใช้ทราบว่าการสร้างรายงานสำเร็จ</w:t>
      </w:r>
    </w:p>
    <w:p w14:paraId="4BE92518" w14:textId="5C022B06" w:rsidR="00AD735B" w:rsidRDefault="00AD735B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B5249B">
        <w:rPr>
          <w:rFonts w:ascii="TH Sarabun New" w:hAnsi="TH Sarabun New"/>
          <w:sz w:val="32"/>
          <w:cs/>
        </w:rPr>
        <w:t>3.1.</w:t>
      </w:r>
      <w:r>
        <w:rPr>
          <w:rFonts w:ascii="TH Sarabun New" w:hAnsi="TH Sarabun New" w:hint="cs"/>
          <w:sz w:val="32"/>
          <w:cs/>
        </w:rPr>
        <w:t>5</w:t>
      </w:r>
      <w:r w:rsidRPr="00B5249B">
        <w:rPr>
          <w:rFonts w:ascii="TH Sarabun New" w:hAnsi="TH Sarabun New"/>
          <w:sz w:val="32"/>
          <w:cs/>
        </w:rPr>
        <w:t xml:space="preserve"> </w:t>
      </w:r>
      <w:r>
        <w:rPr>
          <w:rFonts w:ascii="TH Sarabun New" w:hAnsi="TH Sarabun New" w:hint="cs"/>
          <w:sz w:val="32"/>
          <w:cs/>
        </w:rPr>
        <w:t>ปิดโปรแกรม</w:t>
      </w:r>
    </w:p>
    <w:p w14:paraId="6F88003E" w14:textId="2A18D42D" w:rsidR="004567EE" w:rsidRDefault="000E3468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15908DCE" wp14:editId="494EE8CF">
                <wp:simplePos x="0" y="0"/>
                <wp:positionH relativeFrom="column">
                  <wp:posOffset>988142</wp:posOffset>
                </wp:positionH>
                <wp:positionV relativeFrom="paragraph">
                  <wp:posOffset>1506957</wp:posOffset>
                </wp:positionV>
                <wp:extent cx="980768" cy="213852"/>
                <wp:effectExtent l="19050" t="19050" r="10160" b="15240"/>
                <wp:wrapNone/>
                <wp:docPr id="40509556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0768" cy="2138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AAF338E" w14:textId="77777777" w:rsidR="000E3468" w:rsidRDefault="000E34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08DCE" id="Text Box 12" o:spid="_x0000_s1027" type="#_x0000_t202" style="position:absolute;left:0;text-align:left;margin-left:77.8pt;margin-top:118.65pt;width:77.25pt;height:16.8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" filled="f" strokecolor="red" strokeweight="2.25pt">
                <v:textbox>
                  <w:txbxContent>
                    <w:p w14:paraId="4AAF338E" w14:textId="77777777" w:rsidR="000E3468" w:rsidRDefault="000E3468"/>
                  </w:txbxContent>
                </v:textbox>
              </v:shape>
            </w:pict>
          </mc:Fallback>
        </mc:AlternateContent>
      </w:r>
      <w:r w:rsidR="004567EE" w:rsidRPr="004567EE">
        <w:rPr>
          <w:rFonts w:ascii="TH Sarabun New" w:hAnsi="TH Sarabun New"/>
          <w:noProof/>
          <w:sz w:val="32"/>
        </w:rPr>
        <w:drawing>
          <wp:inline distT="0" distB="0" distL="0" distR="0" wp14:anchorId="1B588AA9" wp14:editId="6D984D69">
            <wp:extent cx="4782217" cy="2343477"/>
            <wp:effectExtent l="76200" t="76200" r="132715" b="133350"/>
            <wp:docPr id="14277636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636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3434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E5899" w14:textId="4E5AB865" w:rsidR="00603331" w:rsidRPr="00603331" w:rsidRDefault="00603331" w:rsidP="009423D3">
      <w:pPr>
        <w:pStyle w:val="a"/>
        <w:spacing w:line="240" w:lineRule="auto"/>
        <w:rPr>
          <w:cs/>
        </w:rPr>
      </w:pPr>
      <w:bookmarkStart w:id="40" w:name="_Toc210495196"/>
      <w:r w:rsidRPr="00603331">
        <w:rPr>
          <w:cs/>
        </w:rPr>
        <w:lastRenderedPageBreak/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6</w:t>
      </w:r>
      <w:r w:rsidR="00883471">
        <w:rPr>
          <w:b/>
          <w:bCs w:val="0"/>
        </w:rPr>
        <w:fldChar w:fldCharType="end"/>
      </w:r>
      <w:r w:rsidR="00EA309A">
        <w:t xml:space="preserve"> </w:t>
      </w:r>
      <w:r w:rsidR="00EA309A">
        <w:rPr>
          <w:rFonts w:hint="cs"/>
          <w:b/>
          <w:bCs w:val="0"/>
          <w:cs/>
        </w:rPr>
        <w:t>หัวข้อการปิดใช้งานโปรแกรม</w:t>
      </w:r>
      <w:bookmarkEnd w:id="40"/>
    </w:p>
    <w:p w14:paraId="1F9575E7" w14:textId="0685E069" w:rsidR="0046732B" w:rsidRPr="0046732B" w:rsidRDefault="0046732B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</w:t>
      </w:r>
      <w:r w:rsidRPr="0046732B">
        <w:rPr>
          <w:rFonts w:ascii="TH Sarabun New" w:hAnsi="TH Sarabun New"/>
          <w:sz w:val="32"/>
          <w:cs/>
        </w:rPr>
        <w:t>เมื่อผู้ใช้เลือกตัวเลือก</w:t>
      </w:r>
      <w:r w:rsidRPr="0046732B">
        <w:rPr>
          <w:rFonts w:ascii="TH Sarabun New" w:hAnsi="TH Sarabun New"/>
          <w:sz w:val="32"/>
        </w:rPr>
        <w:t xml:space="preserve"> 0. </w:t>
      </w:r>
      <w:r w:rsidRPr="0046732B">
        <w:rPr>
          <w:rFonts w:ascii="TH Sarabun New" w:hAnsi="TH Sarabun New"/>
          <w:sz w:val="32"/>
          <w:cs/>
        </w:rPr>
        <w:t>ปิดโปรแกรม</w:t>
      </w:r>
      <w:r w:rsidRPr="0046732B">
        <w:rPr>
          <w:rFonts w:ascii="TH Sarabun New" w:hAnsi="TH Sarabun New"/>
          <w:sz w:val="32"/>
        </w:rPr>
        <w:t xml:space="preserve"> </w:t>
      </w:r>
      <w:r w:rsidRPr="0046732B">
        <w:rPr>
          <w:rFonts w:ascii="TH Sarabun New" w:hAnsi="TH Sarabun New"/>
          <w:sz w:val="32"/>
          <w:cs/>
        </w:rPr>
        <w:t>จากเมนูหลัก ระบบจะทำการดังนี้</w:t>
      </w:r>
    </w:p>
    <w:p w14:paraId="43D8D637" w14:textId="531185BB" w:rsidR="0046732B" w:rsidRPr="0046732B" w:rsidRDefault="0046732B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B5249B">
        <w:rPr>
          <w:rFonts w:ascii="TH Sarabun New" w:hAnsi="TH Sarabun New"/>
          <w:sz w:val="32"/>
          <w:cs/>
        </w:rPr>
        <w:t>3.1.</w:t>
      </w:r>
      <w:r>
        <w:rPr>
          <w:rFonts w:ascii="TH Sarabun New" w:hAnsi="TH Sarabun New" w:hint="cs"/>
          <w:sz w:val="32"/>
          <w:cs/>
        </w:rPr>
        <w:t>5.1</w:t>
      </w:r>
      <w:r w:rsidR="001D775A">
        <w:rPr>
          <w:rFonts w:ascii="TH Sarabun New" w:hAnsi="TH Sarabun New" w:hint="cs"/>
          <w:sz w:val="32"/>
          <w:cs/>
        </w:rPr>
        <w:t xml:space="preserve"> </w:t>
      </w:r>
      <w:r w:rsidRPr="0046732B">
        <w:rPr>
          <w:rFonts w:ascii="TH Sarabun New" w:hAnsi="TH Sarabun New"/>
          <w:sz w:val="32"/>
          <w:cs/>
        </w:rPr>
        <w:t>บันทึกข้อมูลทั้งหมดที่มีการเปลี่ยนแปลงลงในแฟ้มข้อมูล(</w:t>
      </w:r>
      <w:r w:rsidRPr="0046732B">
        <w:rPr>
          <w:rFonts w:ascii="TH Sarabun New" w:hAnsi="TH Sarabun New"/>
          <w:sz w:val="32"/>
        </w:rPr>
        <w:t>books.dat,members.dat, borrow.dat)</w:t>
      </w:r>
    </w:p>
    <w:p w14:paraId="709ED7C4" w14:textId="2DCBDBF2" w:rsidR="0046732B" w:rsidRPr="0046732B" w:rsidRDefault="001D775A" w:rsidP="009423D3">
      <w:pPr>
        <w:spacing w:line="240" w:lineRule="auto"/>
        <w:ind w:left="720" w:firstLine="720"/>
        <w:jc w:val="both"/>
        <w:rPr>
          <w:rFonts w:ascii="TH Sarabun New" w:hAnsi="TH Sarabun New"/>
          <w:sz w:val="32"/>
        </w:rPr>
      </w:pPr>
      <w:r w:rsidRPr="00B5249B">
        <w:rPr>
          <w:rFonts w:ascii="TH Sarabun New" w:hAnsi="TH Sarabun New"/>
          <w:sz w:val="32"/>
          <w:cs/>
        </w:rPr>
        <w:t>3.1.</w:t>
      </w:r>
      <w:r>
        <w:rPr>
          <w:rFonts w:ascii="TH Sarabun New" w:hAnsi="TH Sarabun New" w:hint="cs"/>
          <w:sz w:val="32"/>
          <w:cs/>
        </w:rPr>
        <w:t xml:space="preserve">5.2 </w:t>
      </w:r>
      <w:r w:rsidR="0046732B" w:rsidRPr="0046732B">
        <w:rPr>
          <w:rFonts w:ascii="TH Sarabun New" w:hAnsi="TH Sarabun New"/>
          <w:sz w:val="32"/>
          <w:cs/>
        </w:rPr>
        <w:t>แสดงข้อความ</w:t>
      </w:r>
      <w:r w:rsidR="0046732B" w:rsidRPr="0046732B">
        <w:rPr>
          <w:rFonts w:ascii="TH Sarabun New" w:hAnsi="TH Sarabun New"/>
          <w:sz w:val="32"/>
        </w:rPr>
        <w:t xml:space="preserve"> "</w:t>
      </w:r>
      <w:r w:rsidR="0046732B" w:rsidRPr="0046732B">
        <w:rPr>
          <w:rFonts w:ascii="TH Sarabun New" w:hAnsi="TH Sarabun New"/>
          <w:sz w:val="32"/>
          <w:cs/>
        </w:rPr>
        <w:t xml:space="preserve">ขอบคุณที่ใช้บริการระบบห้องสมุด </w:t>
      </w:r>
      <w:r w:rsidR="0046732B" w:rsidRPr="0046732B">
        <w:rPr>
          <w:rFonts w:ascii="TH Sarabun New" w:hAnsi="TH Sarabun New"/>
          <w:sz w:val="32"/>
        </w:rPr>
        <w:t xml:space="preserve">PyLibMan" </w:t>
      </w:r>
      <w:r w:rsidR="0046732B" w:rsidRPr="0046732B">
        <w:rPr>
          <w:rFonts w:ascii="TH Sarabun New" w:hAnsi="TH Sarabun New"/>
          <w:sz w:val="32"/>
          <w:cs/>
        </w:rPr>
        <w:t>หรือข้อความอำลาที่เหมาะสม</w:t>
      </w:r>
    </w:p>
    <w:p w14:paraId="18C8679A" w14:textId="20B41DCC" w:rsidR="0046732B" w:rsidRPr="0046732B" w:rsidRDefault="001D775A" w:rsidP="009423D3">
      <w:pPr>
        <w:spacing w:line="240" w:lineRule="auto"/>
        <w:ind w:left="720" w:firstLine="720"/>
        <w:jc w:val="both"/>
        <w:rPr>
          <w:rFonts w:ascii="TH Sarabun New" w:hAnsi="TH Sarabun New"/>
          <w:sz w:val="32"/>
        </w:rPr>
      </w:pPr>
      <w:r w:rsidRPr="00B5249B">
        <w:rPr>
          <w:rFonts w:ascii="TH Sarabun New" w:hAnsi="TH Sarabun New"/>
          <w:sz w:val="32"/>
          <w:cs/>
        </w:rPr>
        <w:t>3.1.</w:t>
      </w:r>
      <w:r>
        <w:rPr>
          <w:rFonts w:ascii="TH Sarabun New" w:hAnsi="TH Sarabun New" w:hint="cs"/>
          <w:sz w:val="32"/>
          <w:cs/>
        </w:rPr>
        <w:t xml:space="preserve">5.3 </w:t>
      </w:r>
      <w:r w:rsidR="0046732B" w:rsidRPr="0046732B">
        <w:rPr>
          <w:rFonts w:ascii="TH Sarabun New" w:hAnsi="TH Sarabun New"/>
          <w:sz w:val="32"/>
          <w:cs/>
        </w:rPr>
        <w:t>ปิดโปรแกรมและสิ้นสุดการทำงาน</w:t>
      </w:r>
    </w:p>
    <w:p w14:paraId="0C469A22" w14:textId="02368F17" w:rsidR="00115FA9" w:rsidRDefault="00B55294" w:rsidP="009423D3">
      <w:pPr>
        <w:pStyle w:val="Heading2"/>
        <w:spacing w:line="240" w:lineRule="auto"/>
      </w:pPr>
      <w:bookmarkStart w:id="41" w:name="_Toc210379713"/>
      <w:bookmarkStart w:id="42" w:name="_Toc210387083"/>
      <w:r>
        <w:rPr>
          <w:rFonts w:hint="cs"/>
          <w:cs/>
        </w:rPr>
        <w:t>การใช้งานโปรแกรมเพิ่มข้อมูล</w:t>
      </w:r>
      <w:bookmarkEnd w:id="41"/>
      <w:bookmarkEnd w:id="42"/>
    </w:p>
    <w:p w14:paraId="30F79095" w14:textId="2B8F012D" w:rsidR="003A0084" w:rsidRDefault="003A0084" w:rsidP="009423D3">
      <w:pPr>
        <w:spacing w:line="240" w:lineRule="auto"/>
        <w:ind w:left="710"/>
        <w:rPr>
          <w:rFonts w:ascii="TH Sarabun New" w:hAnsi="TH Sarabun New"/>
          <w:sz w:val="32"/>
          <w:cs/>
        </w:rPr>
      </w:pPr>
      <w:r>
        <w:t xml:space="preserve">      </w:t>
      </w:r>
      <w:r>
        <w:rPr>
          <w:rFonts w:ascii="TH Sarabun New" w:hAnsi="TH Sarabun New"/>
          <w:sz w:val="32"/>
        </w:rPr>
        <w:t xml:space="preserve"> </w:t>
      </w:r>
      <w:r w:rsidR="00F530DA">
        <w:rPr>
          <w:rFonts w:ascii="TH Sarabun New" w:hAnsi="TH Sarabun New"/>
          <w:sz w:val="32"/>
        </w:rPr>
        <w:t xml:space="preserve">3.2.1 </w:t>
      </w:r>
      <w:r w:rsidR="00F530DA">
        <w:rPr>
          <w:rFonts w:ascii="TH Sarabun New" w:hAnsi="TH Sarabun New" w:hint="cs"/>
          <w:sz w:val="32"/>
          <w:cs/>
        </w:rPr>
        <w:t>เมื่อเลือกเมนู</w:t>
      </w:r>
      <w:r w:rsidR="00B2436C">
        <w:rPr>
          <w:rFonts w:ascii="TH Sarabun New" w:hAnsi="TH Sarabun New" w:hint="cs"/>
          <w:sz w:val="32"/>
          <w:cs/>
        </w:rPr>
        <w:t xml:space="preserve">หมายเลข 1 </w:t>
      </w:r>
      <w:r w:rsidR="001859A0">
        <w:rPr>
          <w:rFonts w:ascii="TH Sarabun New" w:hAnsi="TH Sarabun New" w:hint="cs"/>
          <w:sz w:val="32"/>
          <w:cs/>
        </w:rPr>
        <w:t>จัดการหนังสือ</w:t>
      </w:r>
    </w:p>
    <w:p w14:paraId="07416F5D" w14:textId="5DC8AE15" w:rsidR="00F758AE" w:rsidRDefault="00E13ECC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6CB3AB6" wp14:editId="69FB6D4E">
                <wp:simplePos x="0" y="0"/>
                <wp:positionH relativeFrom="column">
                  <wp:posOffset>1954161</wp:posOffset>
                </wp:positionH>
                <wp:positionV relativeFrom="paragraph">
                  <wp:posOffset>617835</wp:posOffset>
                </wp:positionV>
                <wp:extent cx="1091381" cy="243348"/>
                <wp:effectExtent l="19050" t="19050" r="13970" b="23495"/>
                <wp:wrapNone/>
                <wp:docPr id="105687960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1381" cy="24334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2B0F537" w14:textId="77777777" w:rsidR="00E13ECC" w:rsidRDefault="00E13EC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B3AB6" id="Text Box 13" o:spid="_x0000_s1028" type="#_x0000_t202" style="position:absolute;left:0;text-align:left;margin-left:153.85pt;margin-top:48.65pt;width:85.95pt;height:19.1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" filled="f" strokecolor="red" strokeweight="2.25pt">
                <v:textbox>
                  <w:txbxContent>
                    <w:p w14:paraId="02B0F537" w14:textId="77777777" w:rsidR="00E13ECC" w:rsidRDefault="00E13ECC"/>
                  </w:txbxContent>
                </v:textbox>
              </v:shape>
            </w:pict>
          </mc:Fallback>
        </mc:AlternateContent>
      </w:r>
      <w:r w:rsidR="00F758AE" w:rsidRPr="00123080">
        <w:rPr>
          <w:noProof/>
          <w:cs/>
        </w:rPr>
        <w:drawing>
          <wp:inline distT="0" distB="0" distL="0" distR="0" wp14:anchorId="38830E72" wp14:editId="16CE03C2">
            <wp:extent cx="2848373" cy="1867161"/>
            <wp:effectExtent l="76200" t="76200" r="142875" b="133350"/>
            <wp:docPr id="114157375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175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8671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9117B1" w14:textId="3FCA4411" w:rsidR="00603331" w:rsidRDefault="00603331" w:rsidP="009423D3">
      <w:pPr>
        <w:pStyle w:val="a"/>
        <w:spacing w:line="240" w:lineRule="auto"/>
        <w:rPr>
          <w:cs/>
        </w:rPr>
      </w:pPr>
      <w:bookmarkStart w:id="43" w:name="_Toc210495197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7</w:t>
      </w:r>
      <w:r w:rsidR="00883471">
        <w:rPr>
          <w:b/>
          <w:bCs w:val="0"/>
        </w:rPr>
        <w:fldChar w:fldCharType="end"/>
      </w:r>
      <w:r w:rsidR="00A86914">
        <w:t xml:space="preserve"> </w:t>
      </w:r>
      <w:r w:rsidR="00A86914" w:rsidRPr="00D50373">
        <w:rPr>
          <w:rFonts w:hint="cs"/>
          <w:b/>
          <w:bCs w:val="0"/>
          <w:cs/>
        </w:rPr>
        <w:t>การเลือกเมนูจัดการหนังสือ</w:t>
      </w:r>
      <w:bookmarkEnd w:id="43"/>
    </w:p>
    <w:p w14:paraId="04ADF487" w14:textId="68FBB0DC" w:rsidR="00B2436C" w:rsidRDefault="00B2436C" w:rsidP="009423D3">
      <w:pPr>
        <w:spacing w:line="240" w:lineRule="auto"/>
        <w:ind w:left="710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 xml:space="preserve">       </w:t>
      </w:r>
      <w:r w:rsidRPr="00B2436C">
        <w:rPr>
          <w:rFonts w:ascii="TH Sarabun New" w:hAnsi="TH Sarabun New"/>
          <w:sz w:val="32"/>
          <w:cs/>
        </w:rPr>
        <w:t>3.2.</w:t>
      </w:r>
      <w:r w:rsidR="00CC3D09">
        <w:rPr>
          <w:rFonts w:ascii="TH Sarabun New" w:hAnsi="TH Sarabun New" w:hint="cs"/>
          <w:sz w:val="32"/>
          <w:cs/>
        </w:rPr>
        <w:t>2</w:t>
      </w:r>
      <w:r w:rsidRPr="00B2436C">
        <w:rPr>
          <w:rFonts w:ascii="TH Sarabun New" w:hAnsi="TH Sarabun New"/>
          <w:sz w:val="32"/>
          <w:cs/>
        </w:rPr>
        <w:t xml:space="preserve"> </w:t>
      </w:r>
      <w:r w:rsidR="00B37D45">
        <w:rPr>
          <w:rFonts w:ascii="TH Sarabun New" w:hAnsi="TH Sarabun New" w:hint="cs"/>
          <w:sz w:val="32"/>
          <w:cs/>
        </w:rPr>
        <w:t>และ</w:t>
      </w:r>
      <w:r w:rsidRPr="00B2436C">
        <w:rPr>
          <w:rFonts w:ascii="TH Sarabun New" w:hAnsi="TH Sarabun New"/>
          <w:sz w:val="32"/>
          <w:cs/>
        </w:rPr>
        <w:t>เลือกเมนูหมายเลข 1</w:t>
      </w:r>
      <w:r w:rsidR="00B37D45">
        <w:rPr>
          <w:rFonts w:ascii="TH Sarabun New" w:hAnsi="TH Sarabun New" w:hint="cs"/>
          <w:sz w:val="32"/>
          <w:cs/>
        </w:rPr>
        <w:t xml:space="preserve"> </w:t>
      </w:r>
      <w:r w:rsidR="00F90A8E">
        <w:rPr>
          <w:rFonts w:ascii="TH Sarabun New" w:hAnsi="TH Sarabun New" w:hint="cs"/>
          <w:sz w:val="32"/>
          <w:cs/>
        </w:rPr>
        <w:t>เพิ่มหนังสือ</w:t>
      </w:r>
      <w:r w:rsidRPr="00B2436C">
        <w:rPr>
          <w:rFonts w:ascii="TH Sarabun New" w:hAnsi="TH Sarabun New"/>
          <w:sz w:val="32"/>
          <w:cs/>
        </w:rPr>
        <w:t xml:space="preserve"> </w:t>
      </w:r>
      <w:r w:rsidR="00274BDD">
        <w:rPr>
          <w:rFonts w:ascii="TH Sarabun New" w:hAnsi="TH Sarabun New" w:hint="cs"/>
          <w:sz w:val="32"/>
          <w:cs/>
        </w:rPr>
        <w:t>จะ</w:t>
      </w:r>
      <w:r w:rsidR="00C20378">
        <w:rPr>
          <w:rFonts w:ascii="TH Sarabun New" w:hAnsi="TH Sarabun New" w:hint="cs"/>
          <w:sz w:val="32"/>
          <w:cs/>
        </w:rPr>
        <w:t>ป</w:t>
      </w:r>
      <w:r w:rsidR="00274BDD">
        <w:rPr>
          <w:rFonts w:ascii="TH Sarabun New" w:hAnsi="TH Sarabun New" w:hint="cs"/>
          <w:sz w:val="32"/>
          <w:cs/>
        </w:rPr>
        <w:t>รา</w:t>
      </w:r>
      <w:r w:rsidR="00C20378">
        <w:rPr>
          <w:rFonts w:ascii="TH Sarabun New" w:hAnsi="TH Sarabun New" w:hint="cs"/>
          <w:sz w:val="32"/>
          <w:cs/>
        </w:rPr>
        <w:t>กฎ</w:t>
      </w:r>
      <w:r w:rsidR="00274BDD">
        <w:rPr>
          <w:rFonts w:ascii="TH Sarabun New" w:hAnsi="TH Sarabun New" w:hint="cs"/>
          <w:sz w:val="32"/>
          <w:cs/>
        </w:rPr>
        <w:t>หัวข้อการ</w:t>
      </w:r>
      <w:r w:rsidR="00F90A8E">
        <w:rPr>
          <w:rFonts w:ascii="TH Sarabun New" w:hAnsi="TH Sarabun New" w:hint="cs"/>
          <w:sz w:val="32"/>
          <w:cs/>
        </w:rPr>
        <w:t>กรอกข้อมูลของหนังสือที่จะเพิ่ม เช่น</w:t>
      </w:r>
      <w:r w:rsidR="00291C3C">
        <w:rPr>
          <w:rFonts w:ascii="TH Sarabun New" w:hAnsi="TH Sarabun New" w:hint="cs"/>
          <w:sz w:val="32"/>
          <w:cs/>
        </w:rPr>
        <w:t xml:space="preserve"> รหัสหนังสือ ชื่อหนังสือ ผู้แต่ง จำนวนเล่ม</w:t>
      </w:r>
    </w:p>
    <w:p w14:paraId="2CAE2FE3" w14:textId="33552781" w:rsidR="00C20378" w:rsidRDefault="00C20378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 w:rsidRPr="00C20378">
        <w:rPr>
          <w:rFonts w:ascii="TH Sarabun New" w:hAnsi="TH Sarabun New"/>
          <w:noProof/>
          <w:sz w:val="32"/>
          <w:cs/>
        </w:rPr>
        <w:drawing>
          <wp:inline distT="0" distB="0" distL="0" distR="0" wp14:anchorId="64D9470B" wp14:editId="7EDFDE6F">
            <wp:extent cx="3038899" cy="1476581"/>
            <wp:effectExtent l="76200" t="76200" r="142875" b="142875"/>
            <wp:docPr id="80684269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426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76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D6619" w14:textId="51172D85" w:rsidR="00603331" w:rsidRDefault="00603331" w:rsidP="009423D3">
      <w:pPr>
        <w:pStyle w:val="a"/>
        <w:spacing w:line="240" w:lineRule="auto"/>
        <w:rPr>
          <w:cs/>
        </w:rPr>
      </w:pPr>
      <w:bookmarkStart w:id="44" w:name="_Toc210495198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8</w:t>
      </w:r>
      <w:r w:rsidR="00883471">
        <w:rPr>
          <w:b/>
          <w:bCs w:val="0"/>
        </w:rPr>
        <w:fldChar w:fldCharType="end"/>
      </w:r>
      <w:r w:rsidR="00D50373">
        <w:t xml:space="preserve"> </w:t>
      </w:r>
      <w:r w:rsidR="00D50373" w:rsidRPr="00D50373">
        <w:rPr>
          <w:rFonts w:hint="cs"/>
          <w:b/>
          <w:bCs w:val="0"/>
          <w:cs/>
        </w:rPr>
        <w:t>การเพิ่มหนังสือ</w:t>
      </w:r>
      <w:bookmarkEnd w:id="44"/>
    </w:p>
    <w:p w14:paraId="05ED1590" w14:textId="584DB165" w:rsidR="00291C3C" w:rsidRDefault="00D768B8" w:rsidP="009423D3">
      <w:pPr>
        <w:spacing w:line="240" w:lineRule="auto"/>
        <w:ind w:left="71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 w:rsidR="003227A4">
        <w:rPr>
          <w:rFonts w:ascii="TH Sarabun New" w:hAnsi="TH Sarabun New" w:hint="cs"/>
          <w:sz w:val="32"/>
          <w:cs/>
        </w:rPr>
        <w:t xml:space="preserve">        3.2.</w:t>
      </w:r>
      <w:r w:rsidR="00CC3D09">
        <w:rPr>
          <w:rFonts w:ascii="TH Sarabun New" w:hAnsi="TH Sarabun New" w:hint="cs"/>
          <w:sz w:val="32"/>
          <w:cs/>
        </w:rPr>
        <w:t>3</w:t>
      </w:r>
      <w:r w:rsidR="003227A4">
        <w:rPr>
          <w:rFonts w:ascii="TH Sarabun New" w:hAnsi="TH Sarabun New" w:hint="cs"/>
          <w:sz w:val="32"/>
          <w:cs/>
        </w:rPr>
        <w:t xml:space="preserve"> </w:t>
      </w:r>
      <w:r w:rsidR="007C23CD" w:rsidRPr="007C23CD">
        <w:rPr>
          <w:rFonts w:ascii="TH Sarabun New" w:hAnsi="TH Sarabun New"/>
          <w:sz w:val="32"/>
          <w:cs/>
        </w:rPr>
        <w:t xml:space="preserve">เมื่อเลือกเมนูหมายเลข </w:t>
      </w:r>
      <w:r w:rsidR="007C23CD">
        <w:rPr>
          <w:rFonts w:ascii="TH Sarabun New" w:hAnsi="TH Sarabun New" w:hint="cs"/>
          <w:sz w:val="32"/>
          <w:cs/>
        </w:rPr>
        <w:t>2</w:t>
      </w:r>
      <w:r w:rsidR="007C23CD" w:rsidRPr="007C23CD">
        <w:rPr>
          <w:rFonts w:ascii="TH Sarabun New" w:hAnsi="TH Sarabun New"/>
          <w:sz w:val="32"/>
          <w:cs/>
        </w:rPr>
        <w:t xml:space="preserve"> จัดการ</w:t>
      </w:r>
      <w:r w:rsidR="007C23CD">
        <w:rPr>
          <w:rFonts w:ascii="TH Sarabun New" w:hAnsi="TH Sarabun New" w:hint="cs"/>
          <w:sz w:val="32"/>
          <w:cs/>
        </w:rPr>
        <w:t>สมาชิก</w:t>
      </w:r>
    </w:p>
    <w:p w14:paraId="276E6518" w14:textId="3C034372" w:rsidR="00F107C7" w:rsidRDefault="00B07157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 w:rsidRPr="00B07157">
        <w:rPr>
          <w:rFonts w:ascii="TH Sarabun New" w:hAnsi="TH Sarabun New"/>
          <w:noProof/>
          <w:sz w:val="32"/>
        </w:rPr>
        <w:lastRenderedPageBreak/>
        <w:drawing>
          <wp:inline distT="0" distB="0" distL="0" distR="0" wp14:anchorId="643F5157" wp14:editId="35012717">
            <wp:extent cx="3524742" cy="1047896"/>
            <wp:effectExtent l="76200" t="76200" r="133350" b="133350"/>
            <wp:docPr id="57127055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705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047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807204" w14:textId="7B17789B" w:rsidR="00F107C7" w:rsidRDefault="00603331" w:rsidP="009423D3">
      <w:pPr>
        <w:pStyle w:val="a"/>
        <w:spacing w:line="240" w:lineRule="auto"/>
        <w:rPr>
          <w:cs/>
        </w:rPr>
      </w:pPr>
      <w:bookmarkStart w:id="45" w:name="_Toc210495199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9</w:t>
      </w:r>
      <w:r w:rsidR="00883471">
        <w:rPr>
          <w:b/>
          <w:bCs w:val="0"/>
        </w:rPr>
        <w:fldChar w:fldCharType="end"/>
      </w:r>
      <w:r w:rsidR="00D50373">
        <w:t xml:space="preserve"> </w:t>
      </w:r>
      <w:r w:rsidR="00D50373" w:rsidRPr="00D50373">
        <w:rPr>
          <w:rFonts w:hint="cs"/>
          <w:b/>
          <w:bCs w:val="0"/>
          <w:cs/>
        </w:rPr>
        <w:t>การเพิ่มสมาชิก</w:t>
      </w:r>
      <w:bookmarkEnd w:id="45"/>
    </w:p>
    <w:p w14:paraId="06E686AD" w14:textId="4CC8C918" w:rsidR="002F42C5" w:rsidRPr="003A0084" w:rsidRDefault="00F107C7" w:rsidP="009423D3">
      <w:pPr>
        <w:spacing w:line="240" w:lineRule="auto"/>
        <w:ind w:left="1430" w:firstLine="10"/>
        <w:rPr>
          <w:rFonts w:ascii="TH Sarabun New" w:hAnsi="TH Sarabun New"/>
          <w:sz w:val="32"/>
          <w:cs/>
        </w:rPr>
      </w:pPr>
      <w:r>
        <w:rPr>
          <w:rFonts w:ascii="TH Sarabun New" w:hAnsi="TH Sarabun New" w:hint="cs"/>
          <w:sz w:val="32"/>
          <w:cs/>
        </w:rPr>
        <w:t xml:space="preserve">3.2.3 </w:t>
      </w:r>
      <w:r w:rsidRPr="007C23CD">
        <w:rPr>
          <w:rFonts w:ascii="TH Sarabun New" w:hAnsi="TH Sarabun New"/>
          <w:sz w:val="32"/>
          <w:cs/>
        </w:rPr>
        <w:t xml:space="preserve">เมื่อเลือกเมนูหมายเลข </w:t>
      </w:r>
      <w:r w:rsidR="00D07FE8">
        <w:rPr>
          <w:rFonts w:ascii="TH Sarabun New" w:hAnsi="TH Sarabun New" w:hint="cs"/>
          <w:sz w:val="32"/>
          <w:cs/>
        </w:rPr>
        <w:t xml:space="preserve">1 </w:t>
      </w:r>
      <w:r>
        <w:rPr>
          <w:rFonts w:ascii="TH Sarabun New" w:hAnsi="TH Sarabun New" w:hint="cs"/>
          <w:sz w:val="32"/>
          <w:cs/>
        </w:rPr>
        <w:t>เพิ่มสมาชิก</w:t>
      </w:r>
      <w:r w:rsidR="00D07FE8">
        <w:rPr>
          <w:rFonts w:ascii="TH Sarabun New" w:hAnsi="TH Sarabun New" w:hint="cs"/>
          <w:sz w:val="32"/>
          <w:cs/>
        </w:rPr>
        <w:t xml:space="preserve"> </w:t>
      </w:r>
      <w:r w:rsidR="00D07FE8" w:rsidRPr="00D07FE8">
        <w:rPr>
          <w:rFonts w:ascii="TH Sarabun New" w:hAnsi="TH Sarabun New"/>
          <w:sz w:val="32"/>
          <w:cs/>
        </w:rPr>
        <w:t>จะปรากฎหัวข้อการกรอกข้อมูลของ</w:t>
      </w:r>
      <w:r w:rsidR="00D07FE8">
        <w:rPr>
          <w:rFonts w:ascii="TH Sarabun New" w:hAnsi="TH Sarabun New" w:hint="cs"/>
          <w:sz w:val="32"/>
          <w:cs/>
        </w:rPr>
        <w:t>สมาชิกที่</w:t>
      </w:r>
      <w:r w:rsidR="00D07FE8" w:rsidRPr="00D07FE8">
        <w:rPr>
          <w:rFonts w:ascii="TH Sarabun New" w:hAnsi="TH Sarabun New"/>
          <w:sz w:val="32"/>
          <w:cs/>
        </w:rPr>
        <w:t xml:space="preserve">จะเพิ่ม เช่น </w:t>
      </w:r>
      <w:r w:rsidR="00D07FE8">
        <w:rPr>
          <w:rFonts w:ascii="TH Sarabun New" w:hAnsi="TH Sarabun New" w:hint="cs"/>
          <w:sz w:val="32"/>
          <w:cs/>
        </w:rPr>
        <w:t>ชื่อ - สกุล</w:t>
      </w:r>
      <w:r w:rsidR="00137EA7">
        <w:rPr>
          <w:rFonts w:ascii="TH Sarabun New" w:hAnsi="TH Sarabun New" w:hint="cs"/>
          <w:sz w:val="32"/>
          <w:cs/>
        </w:rPr>
        <w:t xml:space="preserve"> เบอร์โทร</w:t>
      </w:r>
    </w:p>
    <w:p w14:paraId="58486FCD" w14:textId="747D33BB" w:rsidR="00A33B17" w:rsidRDefault="00A33B17" w:rsidP="009423D3">
      <w:pPr>
        <w:pStyle w:val="Heading2"/>
        <w:spacing w:line="240" w:lineRule="auto"/>
      </w:pPr>
      <w:bookmarkStart w:id="46" w:name="_Toc210379714"/>
      <w:bookmarkStart w:id="47" w:name="_Toc210387084"/>
      <w:r>
        <w:rPr>
          <w:rFonts w:hint="cs"/>
          <w:cs/>
        </w:rPr>
        <w:t>การใช้งานโปรแกรมแสดงข้อมูล</w:t>
      </w:r>
      <w:bookmarkEnd w:id="46"/>
      <w:bookmarkEnd w:id="47"/>
    </w:p>
    <w:p w14:paraId="5C88AC56" w14:textId="2CDD76A6" w:rsidR="002F3928" w:rsidRDefault="002F3928" w:rsidP="009423D3">
      <w:pPr>
        <w:spacing w:line="240" w:lineRule="auto"/>
        <w:ind w:left="710"/>
        <w:rPr>
          <w:rFonts w:ascii="TH Sarabun New" w:hAnsi="TH Sarabun New"/>
          <w:sz w:val="32"/>
          <w:cs/>
        </w:rPr>
      </w:pPr>
      <w:r>
        <w:t xml:space="preserve">        </w:t>
      </w:r>
      <w:r>
        <w:rPr>
          <w:rFonts w:ascii="TH Sarabun New" w:hAnsi="TH Sarabun New"/>
          <w:sz w:val="32"/>
        </w:rPr>
        <w:t xml:space="preserve">3.3.1 </w:t>
      </w:r>
      <w:r w:rsidR="00BA7CC5">
        <w:rPr>
          <w:rFonts w:ascii="TH Sarabun New" w:hAnsi="TH Sarabun New" w:hint="cs"/>
          <w:sz w:val="32"/>
          <w:cs/>
        </w:rPr>
        <w:t xml:space="preserve">เมื่อผู้ใช้งานอยู่ที่เมนู จัดการหนังสือ </w:t>
      </w:r>
      <w:r w:rsidR="00A57965">
        <w:rPr>
          <w:rFonts w:ascii="TH Sarabun New" w:hAnsi="TH Sarabun New" w:hint="cs"/>
          <w:sz w:val="32"/>
          <w:cs/>
        </w:rPr>
        <w:t>กรอกหมายเลข 2 เพื่อดูเนื้อหาของหนังสือทั้งหมด</w:t>
      </w:r>
    </w:p>
    <w:p w14:paraId="3BEEBFFA" w14:textId="4AC652A3" w:rsidR="00DA0A42" w:rsidRDefault="00F16361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55D1B52" wp14:editId="064F71E8">
                <wp:simplePos x="0" y="0"/>
                <wp:positionH relativeFrom="column">
                  <wp:posOffset>2076450</wp:posOffset>
                </wp:positionH>
                <wp:positionV relativeFrom="paragraph">
                  <wp:posOffset>483583</wp:posOffset>
                </wp:positionV>
                <wp:extent cx="1032387" cy="258158"/>
                <wp:effectExtent l="19050" t="19050" r="15875" b="27940"/>
                <wp:wrapNone/>
                <wp:docPr id="2071509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387" cy="25815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0B26CA8" w14:textId="77777777" w:rsidR="00F16361" w:rsidRDefault="00F163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D1B52" id="Text Box 14" o:spid="_x0000_s1029" type="#_x0000_t202" style="position:absolute;left:0;text-align:left;margin-left:163.5pt;margin-top:38.1pt;width:81.3pt;height:20.3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" filled="f" strokecolor="red" strokeweight="2.25pt">
                <v:textbox>
                  <w:txbxContent>
                    <w:p w14:paraId="10B26CA8" w14:textId="77777777" w:rsidR="00F16361" w:rsidRDefault="00F16361"/>
                  </w:txbxContent>
                </v:textbox>
              </v:shape>
            </w:pict>
          </mc:Fallback>
        </mc:AlternateContent>
      </w:r>
      <w:r w:rsidR="00DA0A42" w:rsidRPr="00213B51">
        <w:rPr>
          <w:rFonts w:ascii="TH Sarabun New" w:hAnsi="TH Sarabun New"/>
          <w:noProof/>
          <w:sz w:val="32"/>
        </w:rPr>
        <w:drawing>
          <wp:inline distT="0" distB="0" distL="0" distR="0" wp14:anchorId="444608C7" wp14:editId="53DEBB5A">
            <wp:extent cx="2733675" cy="1605280"/>
            <wp:effectExtent l="76200" t="76200" r="142875" b="128270"/>
            <wp:docPr id="138392461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0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151" cy="1606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76972A" w14:textId="5FF28E78" w:rsidR="00603331" w:rsidRDefault="00603331" w:rsidP="009423D3">
      <w:pPr>
        <w:pStyle w:val="a"/>
        <w:spacing w:line="240" w:lineRule="auto"/>
        <w:rPr>
          <w:cs/>
        </w:rPr>
      </w:pPr>
      <w:bookmarkStart w:id="48" w:name="_Toc210495200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10</w:t>
      </w:r>
      <w:r w:rsidR="00883471">
        <w:rPr>
          <w:b/>
          <w:bCs w:val="0"/>
        </w:rPr>
        <w:fldChar w:fldCharType="end"/>
      </w:r>
      <w:r w:rsidR="00D50373">
        <w:t xml:space="preserve"> </w:t>
      </w:r>
      <w:r w:rsidR="00D50373" w:rsidRPr="008A4B3B">
        <w:rPr>
          <w:rFonts w:hint="cs"/>
          <w:b/>
          <w:bCs w:val="0"/>
          <w:cs/>
        </w:rPr>
        <w:t>การดู</w:t>
      </w:r>
      <w:r w:rsidR="008A4B3B" w:rsidRPr="008A4B3B">
        <w:rPr>
          <w:rFonts w:hint="cs"/>
          <w:b/>
          <w:bCs w:val="0"/>
          <w:cs/>
        </w:rPr>
        <w:t>หนังสือทั้งหมด</w:t>
      </w:r>
      <w:bookmarkEnd w:id="48"/>
    </w:p>
    <w:p w14:paraId="2846BE0E" w14:textId="24BEAB82" w:rsidR="00F42635" w:rsidRDefault="00B424F6" w:rsidP="009423D3">
      <w:pPr>
        <w:spacing w:line="240" w:lineRule="auto"/>
        <w:ind w:left="710"/>
        <w:rPr>
          <w:rFonts w:ascii="TH Sarabun New" w:hAnsi="TH Sarabun New"/>
          <w:sz w:val="32"/>
        </w:rPr>
      </w:pPr>
      <w:r w:rsidRPr="00B424F6">
        <w:rPr>
          <w:rFonts w:ascii="TH Sarabun New" w:hAnsi="TH Sarabun New"/>
          <w:noProof/>
          <w:sz w:val="32"/>
          <w:cs/>
        </w:rPr>
        <w:drawing>
          <wp:anchor distT="0" distB="0" distL="114300" distR="114300" simplePos="0" relativeHeight="251598336" behindDoc="0" locked="0" layoutInCell="1" allowOverlap="1" wp14:anchorId="0AB66AC4" wp14:editId="7B2426B7">
            <wp:simplePos x="0" y="0"/>
            <wp:positionH relativeFrom="column">
              <wp:posOffset>76200</wp:posOffset>
            </wp:positionH>
            <wp:positionV relativeFrom="paragraph">
              <wp:posOffset>504190</wp:posOffset>
            </wp:positionV>
            <wp:extent cx="5731510" cy="1353185"/>
            <wp:effectExtent l="76200" t="76200" r="135890" b="132715"/>
            <wp:wrapThrough wrapText="bothSides">
              <wp:wrapPolygon edited="0">
                <wp:start x="-144" y="-1216"/>
                <wp:lineTo x="-287" y="-912"/>
                <wp:lineTo x="-287" y="22198"/>
                <wp:lineTo x="-144" y="23414"/>
                <wp:lineTo x="21897" y="23414"/>
                <wp:lineTo x="22040" y="18853"/>
                <wp:lineTo x="22040" y="3953"/>
                <wp:lineTo x="21897" y="-608"/>
                <wp:lineTo x="21897" y="-1216"/>
                <wp:lineTo x="-144" y="-1216"/>
              </wp:wrapPolygon>
            </wp:wrapThrough>
            <wp:docPr id="99657386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7386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2635">
        <w:rPr>
          <w:rFonts w:ascii="TH Sarabun New" w:hAnsi="TH Sarabun New"/>
          <w:sz w:val="32"/>
          <w:cs/>
        </w:rPr>
        <w:tab/>
      </w:r>
      <w:r w:rsidR="00F42635">
        <w:rPr>
          <w:rFonts w:ascii="TH Sarabun New" w:hAnsi="TH Sarabun New"/>
          <w:sz w:val="32"/>
          <w:cs/>
        </w:rPr>
        <w:tab/>
      </w:r>
      <w:r w:rsidR="00F42635">
        <w:rPr>
          <w:rFonts w:ascii="TH Sarabun New" w:hAnsi="TH Sarabun New" w:hint="cs"/>
          <w:sz w:val="32"/>
          <w:cs/>
        </w:rPr>
        <w:t xml:space="preserve">3.3.2 </w:t>
      </w:r>
      <w:r w:rsidR="006B701B">
        <w:rPr>
          <w:rFonts w:ascii="TH Sarabun New" w:hAnsi="TH Sarabun New" w:hint="cs"/>
          <w:sz w:val="32"/>
          <w:cs/>
        </w:rPr>
        <w:t>เมื่อกรอกหมายเลข 2 แล้ว จะปรากฏข้อมูล</w:t>
      </w:r>
      <w:r w:rsidR="00B41F62">
        <w:rPr>
          <w:rFonts w:ascii="TH Sarabun New" w:hAnsi="TH Sarabun New" w:hint="cs"/>
          <w:sz w:val="32"/>
          <w:cs/>
        </w:rPr>
        <w:t>ของ</w:t>
      </w:r>
      <w:r w:rsidR="006B701B">
        <w:rPr>
          <w:rFonts w:ascii="TH Sarabun New" w:hAnsi="TH Sarabun New" w:hint="cs"/>
          <w:sz w:val="32"/>
          <w:cs/>
        </w:rPr>
        <w:t>หนังสือ</w:t>
      </w:r>
      <w:r w:rsidR="00B41F62">
        <w:rPr>
          <w:rFonts w:ascii="TH Sarabun New" w:hAnsi="TH Sarabun New" w:hint="cs"/>
          <w:sz w:val="32"/>
          <w:cs/>
        </w:rPr>
        <w:t>ทั้งหมด</w:t>
      </w:r>
    </w:p>
    <w:p w14:paraId="617D3341" w14:textId="12234A05" w:rsidR="00603331" w:rsidRDefault="00603331" w:rsidP="009423D3">
      <w:pPr>
        <w:pStyle w:val="a"/>
        <w:spacing w:line="240" w:lineRule="auto"/>
        <w:rPr>
          <w:cs/>
        </w:rPr>
      </w:pPr>
      <w:bookmarkStart w:id="49" w:name="_Toc210495201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11</w:t>
      </w:r>
      <w:r w:rsidR="00883471">
        <w:rPr>
          <w:b/>
          <w:bCs w:val="0"/>
        </w:rPr>
        <w:fldChar w:fldCharType="end"/>
      </w:r>
      <w:r w:rsidR="008A4B3B">
        <w:rPr>
          <w:rFonts w:hint="cs"/>
          <w:cs/>
        </w:rPr>
        <w:t xml:space="preserve"> </w:t>
      </w:r>
      <w:r w:rsidR="008A4B3B" w:rsidRPr="008A4B3B">
        <w:rPr>
          <w:rFonts w:hint="cs"/>
          <w:b/>
          <w:bCs w:val="0"/>
          <w:cs/>
        </w:rPr>
        <w:t>รายการหนังสือทั้งหมด</w:t>
      </w:r>
      <w:bookmarkEnd w:id="49"/>
    </w:p>
    <w:p w14:paraId="3FA23AFB" w14:textId="79AD44CE" w:rsidR="00B424F6" w:rsidRDefault="00E64B56" w:rsidP="009423D3">
      <w:pPr>
        <w:spacing w:line="240" w:lineRule="auto"/>
        <w:ind w:left="71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/>
          <w:sz w:val="32"/>
          <w:cs/>
        </w:rPr>
        <w:tab/>
      </w:r>
      <w:r>
        <w:rPr>
          <w:rFonts w:ascii="TH Sarabun New" w:hAnsi="TH Sarabun New" w:hint="cs"/>
          <w:sz w:val="32"/>
          <w:cs/>
        </w:rPr>
        <w:t>3.3.3 เมื่อผู้ใช้งานอยู่ที่เมนู จัดการสมาชิก กรอกหมายเลข 2 เพื่อดูเนื้อหาของสมาชิกทั้งหมด</w:t>
      </w:r>
    </w:p>
    <w:p w14:paraId="17BD1F73" w14:textId="77777777" w:rsidR="000F016B" w:rsidRDefault="000F016B" w:rsidP="009423D3">
      <w:pPr>
        <w:spacing w:line="240" w:lineRule="auto"/>
        <w:ind w:left="1430" w:firstLine="1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3.3.4 เมื่อกรอกหมายเลข 2 แล้ว จะปรากฏข้อมูลของสมาชิกทั้งหมด</w:t>
      </w:r>
    </w:p>
    <w:p w14:paraId="3655E19D" w14:textId="77777777" w:rsidR="000F016B" w:rsidRDefault="000F016B" w:rsidP="009423D3">
      <w:pPr>
        <w:spacing w:line="240" w:lineRule="auto"/>
        <w:ind w:left="710"/>
        <w:rPr>
          <w:rFonts w:ascii="TH Sarabun New" w:hAnsi="TH Sarabun New"/>
          <w:sz w:val="32"/>
        </w:rPr>
      </w:pPr>
    </w:p>
    <w:p w14:paraId="3FE9DB44" w14:textId="3AC8028F" w:rsidR="001763EE" w:rsidRDefault="001763EE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 w:rsidRPr="001763EE">
        <w:rPr>
          <w:rFonts w:ascii="TH Sarabun New" w:hAnsi="TH Sarabun New"/>
          <w:noProof/>
          <w:sz w:val="32"/>
          <w:cs/>
        </w:rPr>
        <w:drawing>
          <wp:inline distT="0" distB="0" distL="0" distR="0" wp14:anchorId="261700F7" wp14:editId="50BD10D9">
            <wp:extent cx="3543795" cy="1190791"/>
            <wp:effectExtent l="76200" t="76200" r="133350" b="142875"/>
            <wp:docPr id="36407319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31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1907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8C12FA" w14:textId="25F01CC7" w:rsidR="00603331" w:rsidRPr="00603331" w:rsidRDefault="00603331" w:rsidP="009423D3">
      <w:pPr>
        <w:pStyle w:val="a"/>
        <w:spacing w:line="240" w:lineRule="auto"/>
        <w:rPr>
          <w:b/>
          <w:bCs w:val="0"/>
          <w:cs/>
        </w:rPr>
      </w:pPr>
      <w:bookmarkStart w:id="50" w:name="_Toc210495202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12</w:t>
      </w:r>
      <w:r w:rsidR="00883471">
        <w:rPr>
          <w:b/>
          <w:bCs w:val="0"/>
        </w:rPr>
        <w:fldChar w:fldCharType="end"/>
      </w:r>
      <w:r w:rsidR="008A4B3B">
        <w:rPr>
          <w:b/>
          <w:bCs w:val="0"/>
        </w:rPr>
        <w:t xml:space="preserve"> </w:t>
      </w:r>
      <w:r w:rsidR="008A4B3B">
        <w:rPr>
          <w:rFonts w:hint="cs"/>
          <w:b/>
          <w:bCs w:val="0"/>
          <w:cs/>
        </w:rPr>
        <w:t>รายการสมาชิกทั้งหมด</w:t>
      </w:r>
      <w:bookmarkEnd w:id="50"/>
    </w:p>
    <w:p w14:paraId="2A92368F" w14:textId="0E3C7145" w:rsidR="00505785" w:rsidRDefault="00505785" w:rsidP="009423D3">
      <w:pPr>
        <w:spacing w:line="240" w:lineRule="auto"/>
        <w:ind w:left="71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3.3.5 เมื่อผู้ใช้งานอยู่ที่เมนู </w:t>
      </w:r>
      <w:r w:rsidR="003C5650" w:rsidRPr="003C5650">
        <w:rPr>
          <w:rFonts w:ascii="TH Sarabun New" w:hAnsi="TH Sarabun New"/>
          <w:sz w:val="32"/>
          <w:cs/>
        </w:rPr>
        <w:t>จัดการการยืม - คืน</w:t>
      </w:r>
      <w:r w:rsidR="003C5650" w:rsidRPr="002C50FB">
        <w:rPr>
          <w:cs/>
        </w:rPr>
        <w:t xml:space="preserve"> </w:t>
      </w:r>
      <w:r>
        <w:rPr>
          <w:rFonts w:ascii="TH Sarabun New" w:hAnsi="TH Sarabun New" w:hint="cs"/>
          <w:sz w:val="32"/>
          <w:cs/>
        </w:rPr>
        <w:t>กรอกหมายเลข 3 เพื่อดูเนื้อหาของการยืม - คืน ทั้งหมด</w:t>
      </w:r>
    </w:p>
    <w:p w14:paraId="54F06E02" w14:textId="1802D9D5" w:rsidR="00E0677D" w:rsidRDefault="00287C7D" w:rsidP="009423D3">
      <w:pPr>
        <w:spacing w:line="240" w:lineRule="auto"/>
        <w:ind w:left="71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406B7368" wp14:editId="09D653F1">
                <wp:simplePos x="0" y="0"/>
                <wp:positionH relativeFrom="column">
                  <wp:posOffset>2315497</wp:posOffset>
                </wp:positionH>
                <wp:positionV relativeFrom="paragraph">
                  <wp:posOffset>770767</wp:posOffset>
                </wp:positionV>
                <wp:extent cx="1135626" cy="228600"/>
                <wp:effectExtent l="19050" t="19050" r="26670" b="19050"/>
                <wp:wrapNone/>
                <wp:docPr id="7561133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626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880B5BD" w14:textId="77777777" w:rsidR="00287C7D" w:rsidRDefault="00287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B7368" id="Text Box 15" o:spid="_x0000_s1030" type="#_x0000_t202" style="position:absolute;left:0;text-align:left;margin-left:182.3pt;margin-top:60.7pt;width:89.4pt;height:18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" filled="f" strokecolor="red" strokeweight="2.25pt">
                <v:textbox>
                  <w:txbxContent>
                    <w:p w14:paraId="3880B5BD" w14:textId="77777777" w:rsidR="00287C7D" w:rsidRDefault="00287C7D"/>
                  </w:txbxContent>
                </v:textbox>
              </v:shape>
            </w:pict>
          </mc:Fallback>
        </mc:AlternateContent>
      </w:r>
      <w:r w:rsidR="00E0677D" w:rsidRPr="00E0677D">
        <w:rPr>
          <w:rFonts w:ascii="TH Sarabun New" w:hAnsi="TH Sarabun New"/>
          <w:noProof/>
          <w:sz w:val="32"/>
        </w:rPr>
        <w:drawing>
          <wp:inline distT="0" distB="0" distL="0" distR="0" wp14:anchorId="3E8F9E39" wp14:editId="06D98559">
            <wp:extent cx="1895740" cy="1390844"/>
            <wp:effectExtent l="76200" t="76200" r="142875" b="133350"/>
            <wp:docPr id="63569432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94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90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1DAA50" w14:textId="223ECE7C" w:rsidR="00603331" w:rsidRDefault="00603331" w:rsidP="009423D3">
      <w:pPr>
        <w:pStyle w:val="a"/>
        <w:spacing w:line="240" w:lineRule="auto"/>
        <w:rPr>
          <w:cs/>
        </w:rPr>
      </w:pPr>
      <w:bookmarkStart w:id="51" w:name="_Toc210495203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13</w:t>
      </w:r>
      <w:r w:rsidR="00883471">
        <w:rPr>
          <w:b/>
          <w:bCs w:val="0"/>
        </w:rPr>
        <w:fldChar w:fldCharType="end"/>
      </w:r>
      <w:r w:rsidR="008A4B3B">
        <w:t xml:space="preserve"> </w:t>
      </w:r>
      <w:r w:rsidR="008A4B3B" w:rsidRPr="008A4B3B">
        <w:rPr>
          <w:rFonts w:hint="cs"/>
          <w:b/>
          <w:bCs w:val="0"/>
          <w:cs/>
        </w:rPr>
        <w:t>การดูประวัติยืม - คืน</w:t>
      </w:r>
      <w:bookmarkEnd w:id="51"/>
    </w:p>
    <w:p w14:paraId="0D144F9D" w14:textId="2D6EB598" w:rsidR="00DB3F3F" w:rsidRDefault="005C272A" w:rsidP="009423D3">
      <w:pPr>
        <w:spacing w:line="240" w:lineRule="auto"/>
        <w:ind w:left="710"/>
        <w:rPr>
          <w:rFonts w:ascii="TH Sarabun New" w:hAnsi="TH Sarabun New"/>
          <w:sz w:val="32"/>
        </w:rPr>
      </w:pPr>
      <w:r w:rsidRPr="00CE7F10">
        <w:rPr>
          <w:rFonts w:ascii="TH Sarabun New" w:hAnsi="TH Sarabun New"/>
          <w:noProof/>
          <w:sz w:val="32"/>
          <w:cs/>
        </w:rPr>
        <w:drawing>
          <wp:anchor distT="0" distB="0" distL="114300" distR="114300" simplePos="0" relativeHeight="251601408" behindDoc="0" locked="0" layoutInCell="1" allowOverlap="1" wp14:anchorId="6E14257F" wp14:editId="5F516B6C">
            <wp:simplePos x="0" y="0"/>
            <wp:positionH relativeFrom="column">
              <wp:posOffset>11067</wp:posOffset>
            </wp:positionH>
            <wp:positionV relativeFrom="paragraph">
              <wp:posOffset>520882</wp:posOffset>
            </wp:positionV>
            <wp:extent cx="5731510" cy="905510"/>
            <wp:effectExtent l="76200" t="76200" r="135890" b="142240"/>
            <wp:wrapTopAndBottom/>
            <wp:docPr id="90647056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056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1D62">
        <w:rPr>
          <w:rFonts w:ascii="TH Sarabun New" w:hAnsi="TH Sarabun New" w:hint="cs"/>
          <w:sz w:val="32"/>
          <w:cs/>
        </w:rPr>
        <w:t>3.3.</w:t>
      </w:r>
      <w:r w:rsidR="00322BB6">
        <w:rPr>
          <w:rFonts w:ascii="TH Sarabun New" w:hAnsi="TH Sarabun New" w:hint="cs"/>
          <w:sz w:val="32"/>
          <w:cs/>
        </w:rPr>
        <w:t>6</w:t>
      </w:r>
      <w:r w:rsidR="00841D62">
        <w:rPr>
          <w:rFonts w:ascii="TH Sarabun New" w:hAnsi="TH Sarabun New" w:hint="cs"/>
          <w:sz w:val="32"/>
          <w:cs/>
        </w:rPr>
        <w:t xml:space="preserve"> </w:t>
      </w:r>
      <w:r w:rsidR="00322BB6">
        <w:rPr>
          <w:rFonts w:ascii="TH Sarabun New" w:hAnsi="TH Sarabun New" w:hint="cs"/>
          <w:sz w:val="32"/>
          <w:cs/>
        </w:rPr>
        <w:t xml:space="preserve">เมื่อกรอกหมายเลข </w:t>
      </w:r>
      <w:r w:rsidR="000176E5">
        <w:rPr>
          <w:rFonts w:ascii="TH Sarabun New" w:hAnsi="TH Sarabun New" w:hint="cs"/>
          <w:sz w:val="32"/>
          <w:cs/>
        </w:rPr>
        <w:t>3</w:t>
      </w:r>
      <w:r w:rsidR="00322BB6">
        <w:rPr>
          <w:rFonts w:ascii="TH Sarabun New" w:hAnsi="TH Sarabun New" w:hint="cs"/>
          <w:sz w:val="32"/>
          <w:cs/>
        </w:rPr>
        <w:t xml:space="preserve"> แล้ว จะปรากฏข้อมูลของ</w:t>
      </w:r>
      <w:r w:rsidR="000176E5">
        <w:rPr>
          <w:rFonts w:ascii="TH Sarabun New" w:hAnsi="TH Sarabun New" w:hint="cs"/>
          <w:sz w:val="32"/>
          <w:cs/>
        </w:rPr>
        <w:t xml:space="preserve">การยืม </w:t>
      </w:r>
      <w:r>
        <w:rPr>
          <w:rFonts w:ascii="TH Sarabun New" w:hAnsi="TH Sarabun New"/>
          <w:sz w:val="32"/>
          <w:cs/>
        </w:rPr>
        <w:t>–</w:t>
      </w:r>
      <w:r w:rsidR="000176E5">
        <w:rPr>
          <w:rFonts w:ascii="TH Sarabun New" w:hAnsi="TH Sarabun New" w:hint="cs"/>
          <w:sz w:val="32"/>
          <w:cs/>
        </w:rPr>
        <w:t xml:space="preserve"> คืน</w:t>
      </w:r>
      <w:r w:rsidR="00322BB6">
        <w:rPr>
          <w:rFonts w:ascii="TH Sarabun New" w:hAnsi="TH Sarabun New" w:hint="cs"/>
          <w:sz w:val="32"/>
          <w:cs/>
        </w:rPr>
        <w:t>ทั้งหมด</w:t>
      </w:r>
    </w:p>
    <w:p w14:paraId="7166C9F6" w14:textId="51F5E9E6" w:rsidR="00841D62" w:rsidRPr="000176E5" w:rsidRDefault="005C272A" w:rsidP="009423D3">
      <w:pPr>
        <w:pStyle w:val="a"/>
        <w:spacing w:line="240" w:lineRule="auto"/>
        <w:rPr>
          <w:cs/>
        </w:rPr>
      </w:pPr>
      <w:bookmarkStart w:id="52" w:name="_Toc210495204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14</w:t>
      </w:r>
      <w:r w:rsidR="00883471">
        <w:rPr>
          <w:b/>
          <w:bCs w:val="0"/>
        </w:rPr>
        <w:fldChar w:fldCharType="end"/>
      </w:r>
      <w:r w:rsidR="008A4B3B">
        <w:rPr>
          <w:rFonts w:hint="cs"/>
          <w:cs/>
        </w:rPr>
        <w:t xml:space="preserve"> </w:t>
      </w:r>
      <w:r w:rsidR="008A4B3B" w:rsidRPr="008A4B3B">
        <w:rPr>
          <w:rFonts w:hint="cs"/>
          <w:b/>
          <w:bCs w:val="0"/>
          <w:cs/>
        </w:rPr>
        <w:t>แสดงรายการยืม - คืน</w:t>
      </w:r>
      <w:bookmarkEnd w:id="52"/>
    </w:p>
    <w:p w14:paraId="41D55F1E" w14:textId="6283C72F" w:rsidR="00A33B17" w:rsidRDefault="00A33B17" w:rsidP="009423D3">
      <w:pPr>
        <w:pStyle w:val="Heading2"/>
        <w:spacing w:line="240" w:lineRule="auto"/>
      </w:pPr>
      <w:bookmarkStart w:id="53" w:name="_Toc210379715"/>
      <w:bookmarkStart w:id="54" w:name="_Toc210387085"/>
      <w:r>
        <w:rPr>
          <w:rFonts w:hint="cs"/>
          <w:cs/>
        </w:rPr>
        <w:t>การใช้งานโปรแกรมแก้ใขข้อมูล</w:t>
      </w:r>
      <w:bookmarkEnd w:id="53"/>
      <w:bookmarkEnd w:id="54"/>
    </w:p>
    <w:p w14:paraId="6143D238" w14:textId="5B39D773" w:rsidR="00A33B17" w:rsidRPr="005815F6" w:rsidRDefault="00105EBB" w:rsidP="009423D3">
      <w:pPr>
        <w:spacing w:line="240" w:lineRule="auto"/>
        <w:ind w:left="720"/>
        <w:rPr>
          <w:rFonts w:ascii="TH Sarabun New" w:hAnsi="TH Sarabun New"/>
          <w:sz w:val="32"/>
          <w:cs/>
        </w:rPr>
      </w:pPr>
      <w:r>
        <w:t xml:space="preserve">       </w:t>
      </w:r>
      <w:r>
        <w:rPr>
          <w:rFonts w:ascii="TH Sarabun New" w:hAnsi="TH Sarabun New"/>
          <w:sz w:val="32"/>
        </w:rPr>
        <w:t xml:space="preserve">3.4.1 </w:t>
      </w:r>
      <w:r w:rsidR="00976CD4">
        <w:rPr>
          <w:rFonts w:ascii="TH Sarabun New" w:hAnsi="TH Sarabun New" w:hint="cs"/>
          <w:sz w:val="32"/>
          <w:cs/>
        </w:rPr>
        <w:t>เมื่อผู้ใช้งานอยู่ที่เมนู จัดการหนังสือ กรอก</w:t>
      </w:r>
      <w:r w:rsidR="00976CD4" w:rsidRPr="00976CD4">
        <w:rPr>
          <w:rFonts w:ascii="TH Sarabun New" w:hAnsi="TH Sarabun New"/>
          <w:sz w:val="32"/>
          <w:cs/>
        </w:rPr>
        <w:t xml:space="preserve">หมายเลข </w:t>
      </w:r>
      <w:r w:rsidR="00976CD4">
        <w:rPr>
          <w:rFonts w:ascii="TH Sarabun New" w:hAnsi="TH Sarabun New" w:hint="cs"/>
          <w:sz w:val="32"/>
          <w:cs/>
        </w:rPr>
        <w:t>3</w:t>
      </w:r>
      <w:r w:rsidR="00976CD4" w:rsidRPr="00976CD4">
        <w:rPr>
          <w:rFonts w:ascii="TH Sarabun New" w:hAnsi="TH Sarabun New"/>
          <w:sz w:val="32"/>
        </w:rPr>
        <w:t xml:space="preserve"> </w:t>
      </w:r>
      <w:r w:rsidR="00A33B17" w:rsidRPr="00976CD4">
        <w:rPr>
          <w:rFonts w:ascii="TH Sarabun New" w:hAnsi="TH Sarabun New"/>
          <w:sz w:val="32"/>
          <w:cs/>
        </w:rPr>
        <w:t>การใช้งานโปรแกรม</w:t>
      </w:r>
      <w:r w:rsidR="00976CD4">
        <w:rPr>
          <w:rFonts w:ascii="TH Sarabun New" w:hAnsi="TH Sarabun New" w:hint="cs"/>
          <w:sz w:val="32"/>
          <w:cs/>
        </w:rPr>
        <w:t>แก้ใข</w:t>
      </w:r>
      <w:r w:rsidR="00A33B17" w:rsidRPr="00976CD4">
        <w:rPr>
          <w:rFonts w:ascii="TH Sarabun New" w:hAnsi="TH Sarabun New"/>
          <w:sz w:val="32"/>
          <w:cs/>
        </w:rPr>
        <w:t>ข้อมูล</w:t>
      </w:r>
      <w:r w:rsidR="005815F6">
        <w:rPr>
          <w:rFonts w:ascii="TH Sarabun New" w:hAnsi="TH Sarabun New" w:hint="cs"/>
          <w:sz w:val="32"/>
          <w:cs/>
        </w:rPr>
        <w:t>หนังสือ</w:t>
      </w:r>
    </w:p>
    <w:p w14:paraId="237C88F7" w14:textId="1BBCFD76" w:rsidR="00976CD4" w:rsidRDefault="00287C7D" w:rsidP="009423D3">
      <w:pPr>
        <w:spacing w:line="240" w:lineRule="auto"/>
        <w:ind w:left="720"/>
        <w:jc w:val="center"/>
      </w:pPr>
      <w:r>
        <w:rPr>
          <w:rFonts w:ascii="TH Sarabun New" w:hAnsi="TH Sarabun New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C544BA5" wp14:editId="3D4952CF">
                <wp:simplePos x="0" y="0"/>
                <wp:positionH relativeFrom="column">
                  <wp:posOffset>2079523</wp:posOffset>
                </wp:positionH>
                <wp:positionV relativeFrom="paragraph">
                  <wp:posOffset>737419</wp:posOffset>
                </wp:positionV>
                <wp:extent cx="604683" cy="243349"/>
                <wp:effectExtent l="19050" t="19050" r="24130" b="23495"/>
                <wp:wrapNone/>
                <wp:docPr id="1994229651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683" cy="24334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568B522" w14:textId="77777777" w:rsidR="00287C7D" w:rsidRDefault="00287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44BA5" id="Text Box 16" o:spid="_x0000_s1031" type="#_x0000_t202" style="position:absolute;left:0;text-align:left;margin-left:163.75pt;margin-top:58.05pt;width:47.6pt;height:19.1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" filled="f" strokecolor="red" strokeweight="2.25pt">
                <v:textbox>
                  <w:txbxContent>
                    <w:p w14:paraId="2568B522" w14:textId="77777777" w:rsidR="00287C7D" w:rsidRDefault="00287C7D"/>
                  </w:txbxContent>
                </v:textbox>
              </v:shape>
            </w:pict>
          </mc:Fallback>
        </mc:AlternateContent>
      </w:r>
      <w:r w:rsidR="00976CD4" w:rsidRPr="00213B51">
        <w:rPr>
          <w:rFonts w:ascii="TH Sarabun New" w:hAnsi="TH Sarabun New"/>
          <w:noProof/>
          <w:sz w:val="32"/>
        </w:rPr>
        <w:drawing>
          <wp:inline distT="0" distB="0" distL="0" distR="0" wp14:anchorId="270091F0" wp14:editId="5BEB7688">
            <wp:extent cx="2733675" cy="1605280"/>
            <wp:effectExtent l="76200" t="76200" r="142875" b="128270"/>
            <wp:docPr id="67168870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0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151" cy="1606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0EFE7" w14:textId="0DFBA5BC" w:rsidR="005C272A" w:rsidRDefault="005C272A" w:rsidP="009423D3">
      <w:pPr>
        <w:pStyle w:val="a"/>
        <w:spacing w:line="240" w:lineRule="auto"/>
        <w:rPr>
          <w:cs/>
        </w:rPr>
      </w:pPr>
      <w:bookmarkStart w:id="55" w:name="_Toc210495205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15</w:t>
      </w:r>
      <w:r w:rsidR="00883471">
        <w:rPr>
          <w:b/>
          <w:bCs w:val="0"/>
        </w:rPr>
        <w:fldChar w:fldCharType="end"/>
      </w:r>
      <w:r w:rsidR="008A4B3B">
        <w:t xml:space="preserve"> </w:t>
      </w:r>
      <w:r w:rsidR="00D10702" w:rsidRPr="00D10702">
        <w:rPr>
          <w:rFonts w:hint="cs"/>
          <w:b/>
          <w:bCs w:val="0"/>
          <w:cs/>
        </w:rPr>
        <w:t>การแก้ใขเมนูหนังสือ</w:t>
      </w:r>
      <w:bookmarkEnd w:id="55"/>
    </w:p>
    <w:p w14:paraId="13FE9E93" w14:textId="3573A476" w:rsidR="00692AF0" w:rsidRPr="00B24F19" w:rsidRDefault="00692AF0" w:rsidP="009423D3">
      <w:pPr>
        <w:spacing w:line="240" w:lineRule="auto"/>
        <w:ind w:left="1430" w:firstLine="1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3.4.2 </w:t>
      </w:r>
      <w:r w:rsidR="007667F4">
        <w:rPr>
          <w:rFonts w:ascii="TH Sarabun New" w:hAnsi="TH Sarabun New" w:hint="cs"/>
          <w:sz w:val="32"/>
          <w:cs/>
        </w:rPr>
        <w:t xml:space="preserve">เมื่อกรอกหมายเลข 3 แล้ว </w:t>
      </w:r>
      <w:r w:rsidR="00FB3108" w:rsidRPr="00D07FE8">
        <w:rPr>
          <w:rFonts w:ascii="TH Sarabun New" w:hAnsi="TH Sarabun New"/>
          <w:sz w:val="32"/>
          <w:cs/>
        </w:rPr>
        <w:t>จะปรากฎหัวข้อการกรอกข้อมูลของ</w:t>
      </w:r>
      <w:r w:rsidR="00FB3108">
        <w:rPr>
          <w:rFonts w:ascii="TH Sarabun New" w:hAnsi="TH Sarabun New" w:hint="cs"/>
          <w:sz w:val="32"/>
          <w:cs/>
        </w:rPr>
        <w:t>หนังสือที่</w:t>
      </w:r>
      <w:r w:rsidR="00FB3108" w:rsidRPr="00D07FE8">
        <w:rPr>
          <w:rFonts w:ascii="TH Sarabun New" w:hAnsi="TH Sarabun New"/>
          <w:sz w:val="32"/>
          <w:cs/>
        </w:rPr>
        <w:t>จะ</w:t>
      </w:r>
      <w:r w:rsidR="00FB3108">
        <w:rPr>
          <w:rFonts w:ascii="TH Sarabun New" w:hAnsi="TH Sarabun New" w:hint="cs"/>
          <w:sz w:val="32"/>
          <w:cs/>
        </w:rPr>
        <w:t>แก้ใข</w:t>
      </w:r>
      <w:r w:rsidR="00FB3108" w:rsidRPr="00D07FE8">
        <w:rPr>
          <w:rFonts w:ascii="TH Sarabun New" w:hAnsi="TH Sarabun New"/>
          <w:sz w:val="32"/>
          <w:cs/>
        </w:rPr>
        <w:t xml:space="preserve"> เช่น </w:t>
      </w:r>
      <w:r w:rsidR="00FB3108">
        <w:rPr>
          <w:rFonts w:ascii="TH Sarabun New" w:hAnsi="TH Sarabun New" w:hint="cs"/>
          <w:sz w:val="32"/>
          <w:cs/>
        </w:rPr>
        <w:t xml:space="preserve">รหัสหนังสือ </w:t>
      </w:r>
      <w:r w:rsidR="00B24F19">
        <w:rPr>
          <w:rFonts w:ascii="TH Sarabun New" w:hAnsi="TH Sarabun New" w:hint="cs"/>
          <w:sz w:val="32"/>
          <w:cs/>
        </w:rPr>
        <w:t>ชื่อ ผู้แต่ง จำนวน</w:t>
      </w:r>
    </w:p>
    <w:p w14:paraId="37DA133A" w14:textId="036307F8" w:rsidR="00692AF0" w:rsidRDefault="00692AF0" w:rsidP="009423D3">
      <w:pPr>
        <w:spacing w:line="240" w:lineRule="auto"/>
        <w:ind w:left="720"/>
        <w:jc w:val="center"/>
      </w:pPr>
      <w:r w:rsidRPr="00692AF0">
        <w:rPr>
          <w:noProof/>
        </w:rPr>
        <w:drawing>
          <wp:inline distT="0" distB="0" distL="0" distR="0" wp14:anchorId="09355970" wp14:editId="3341AE77">
            <wp:extent cx="2695951" cy="1552792"/>
            <wp:effectExtent l="76200" t="76200" r="123825" b="142875"/>
            <wp:docPr id="4181068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06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5527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635213" w14:textId="542ECE19" w:rsidR="005C272A" w:rsidRPr="005C272A" w:rsidRDefault="005C272A" w:rsidP="009423D3">
      <w:pPr>
        <w:pStyle w:val="a"/>
        <w:spacing w:line="240" w:lineRule="auto"/>
        <w:rPr>
          <w:b/>
          <w:bCs w:val="0"/>
          <w:cs/>
        </w:rPr>
      </w:pPr>
      <w:bookmarkStart w:id="56" w:name="_Toc210495206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16</w:t>
      </w:r>
      <w:r w:rsidR="00883471">
        <w:rPr>
          <w:b/>
          <w:bCs w:val="0"/>
        </w:rPr>
        <w:fldChar w:fldCharType="end"/>
      </w:r>
      <w:r w:rsidR="00D10702">
        <w:rPr>
          <w:b/>
          <w:bCs w:val="0"/>
        </w:rPr>
        <w:t xml:space="preserve"> </w:t>
      </w:r>
      <w:r w:rsidR="00D10702">
        <w:rPr>
          <w:rFonts w:hint="cs"/>
          <w:b/>
          <w:bCs w:val="0"/>
          <w:cs/>
        </w:rPr>
        <w:t>แสดงตัวอย่างการแก้ใขหนังสือ</w:t>
      </w:r>
      <w:bookmarkEnd w:id="56"/>
    </w:p>
    <w:p w14:paraId="16716D77" w14:textId="1912AE95" w:rsidR="003D1CCE" w:rsidRDefault="003D1CCE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tab/>
      </w:r>
      <w:r w:rsidRPr="003D1CCE">
        <w:rPr>
          <w:rFonts w:ascii="TH Sarabun New" w:hAnsi="TH Sarabun New"/>
          <w:sz w:val="32"/>
        </w:rPr>
        <w:t xml:space="preserve">3.4.3 </w:t>
      </w:r>
      <w:r w:rsidR="004155AD">
        <w:rPr>
          <w:rFonts w:ascii="TH Sarabun New" w:hAnsi="TH Sarabun New" w:hint="cs"/>
          <w:sz w:val="32"/>
          <w:cs/>
        </w:rPr>
        <w:t>เมื่อผู้ใช้งานอยู่ที่เมนู จัดการสมาชิก กรอก</w:t>
      </w:r>
      <w:r w:rsidR="004155AD" w:rsidRPr="00976CD4">
        <w:rPr>
          <w:rFonts w:ascii="TH Sarabun New" w:hAnsi="TH Sarabun New"/>
          <w:sz w:val="32"/>
          <w:cs/>
        </w:rPr>
        <w:t xml:space="preserve">หมายเลข </w:t>
      </w:r>
      <w:r w:rsidR="004155AD">
        <w:rPr>
          <w:rFonts w:ascii="TH Sarabun New" w:hAnsi="TH Sarabun New" w:hint="cs"/>
          <w:sz w:val="32"/>
          <w:cs/>
        </w:rPr>
        <w:t>3</w:t>
      </w:r>
      <w:r w:rsidR="004155AD" w:rsidRPr="00976CD4">
        <w:rPr>
          <w:rFonts w:ascii="TH Sarabun New" w:hAnsi="TH Sarabun New"/>
          <w:sz w:val="32"/>
        </w:rPr>
        <w:t xml:space="preserve"> </w:t>
      </w:r>
      <w:r w:rsidR="004155AD" w:rsidRPr="00976CD4">
        <w:rPr>
          <w:rFonts w:ascii="TH Sarabun New" w:hAnsi="TH Sarabun New"/>
          <w:sz w:val="32"/>
          <w:cs/>
        </w:rPr>
        <w:t>การใช้งานโปรแกรม</w:t>
      </w:r>
      <w:r w:rsidR="004155AD">
        <w:rPr>
          <w:rFonts w:ascii="TH Sarabun New" w:hAnsi="TH Sarabun New" w:hint="cs"/>
          <w:sz w:val="32"/>
          <w:cs/>
        </w:rPr>
        <w:t>แก้ใข</w:t>
      </w:r>
      <w:r w:rsidR="004155AD" w:rsidRPr="00976CD4">
        <w:rPr>
          <w:rFonts w:ascii="TH Sarabun New" w:hAnsi="TH Sarabun New"/>
          <w:sz w:val="32"/>
          <w:cs/>
        </w:rPr>
        <w:t>ข้อมูล</w:t>
      </w:r>
      <w:r w:rsidR="009B1AAD">
        <w:rPr>
          <w:rFonts w:ascii="TH Sarabun New" w:hAnsi="TH Sarabun New" w:hint="cs"/>
          <w:sz w:val="32"/>
          <w:cs/>
        </w:rPr>
        <w:t>สมาชิก</w:t>
      </w:r>
    </w:p>
    <w:p w14:paraId="2BD05D37" w14:textId="682E7917" w:rsidR="00154156" w:rsidRDefault="00287C7D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9E86323" wp14:editId="7510953F">
                <wp:simplePos x="0" y="0"/>
                <wp:positionH relativeFrom="column">
                  <wp:posOffset>2116394</wp:posOffset>
                </wp:positionH>
                <wp:positionV relativeFrom="paragraph">
                  <wp:posOffset>784880</wp:posOffset>
                </wp:positionV>
                <wp:extent cx="921774" cy="228600"/>
                <wp:effectExtent l="19050" t="19050" r="12065" b="19050"/>
                <wp:wrapNone/>
                <wp:docPr id="596877191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774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4E57D6D" w14:textId="77777777" w:rsidR="00287C7D" w:rsidRDefault="00287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86323" id="Text Box 17" o:spid="_x0000_s1032" type="#_x0000_t202" style="position:absolute;left:0;text-align:left;margin-left:166.65pt;margin-top:61.8pt;width:72.6pt;height:18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" filled="f" strokecolor="red" strokeweight="2.25pt">
                <v:textbox>
                  <w:txbxContent>
                    <w:p w14:paraId="74E57D6D" w14:textId="77777777" w:rsidR="00287C7D" w:rsidRDefault="00287C7D"/>
                  </w:txbxContent>
                </v:textbox>
              </v:shape>
            </w:pict>
          </mc:Fallback>
        </mc:AlternateContent>
      </w:r>
      <w:r w:rsidR="00154156" w:rsidRPr="00871698">
        <w:rPr>
          <w:rFonts w:ascii="TH Sarabun New" w:hAnsi="TH Sarabun New"/>
          <w:noProof/>
          <w:sz w:val="32"/>
        </w:rPr>
        <w:drawing>
          <wp:inline distT="0" distB="0" distL="0" distR="0" wp14:anchorId="2F0386AC" wp14:editId="35524808">
            <wp:extent cx="2629267" cy="1533739"/>
            <wp:effectExtent l="76200" t="76200" r="133350" b="142875"/>
            <wp:docPr id="23332939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33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26DD0" w14:textId="4AD614E5" w:rsidR="005C272A" w:rsidRDefault="005C272A" w:rsidP="009423D3">
      <w:pPr>
        <w:pStyle w:val="a"/>
        <w:spacing w:line="240" w:lineRule="auto"/>
        <w:rPr>
          <w:cs/>
        </w:rPr>
      </w:pPr>
      <w:bookmarkStart w:id="57" w:name="_Toc210495207"/>
      <w:r>
        <w:rPr>
          <w:cs/>
        </w:rPr>
        <w:t>รูปภาพที่</w:t>
      </w:r>
      <w:r w:rsidRPr="005C272A">
        <w:rPr>
          <w:b/>
          <w:bCs w:val="0"/>
          <w:cs/>
        </w:rPr>
        <w:t xml:space="preserve"> </w:t>
      </w:r>
      <w:fldSimple w:instr=" STYLEREF 1 \s ">
        <w:r w:rsidR="000333DC">
          <w:rPr>
            <w:noProof/>
          </w:rPr>
          <w:t>3</w:t>
        </w:r>
      </w:fldSimple>
      <w:r w:rsidR="00883471">
        <w:noBreakHyphen/>
      </w:r>
      <w:fldSimple w:instr=" SEQ รูปภาพที่ \* ARABIC \s 1 ">
        <w:r w:rsidR="000333DC">
          <w:rPr>
            <w:noProof/>
          </w:rPr>
          <w:t>17</w:t>
        </w:r>
      </w:fldSimple>
      <w:r w:rsidR="00255431">
        <w:t xml:space="preserve"> </w:t>
      </w:r>
      <w:r w:rsidR="00255431" w:rsidRPr="00255431">
        <w:rPr>
          <w:rFonts w:hint="cs"/>
          <w:b/>
          <w:bCs w:val="0"/>
          <w:cs/>
        </w:rPr>
        <w:t>การแก้ใขข้อมูลสมาชิก</w:t>
      </w:r>
      <w:bookmarkEnd w:id="57"/>
    </w:p>
    <w:p w14:paraId="393782FC" w14:textId="515C74FD" w:rsidR="00154156" w:rsidRDefault="00154156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  <w:r w:rsidRPr="003D1CCE">
        <w:rPr>
          <w:rFonts w:ascii="TH Sarabun New" w:hAnsi="TH Sarabun New"/>
          <w:sz w:val="32"/>
        </w:rPr>
        <w:t>3.4.</w:t>
      </w:r>
      <w:r>
        <w:rPr>
          <w:rFonts w:ascii="TH Sarabun New" w:hAnsi="TH Sarabun New"/>
          <w:sz w:val="32"/>
        </w:rPr>
        <w:t>4</w:t>
      </w:r>
      <w:r w:rsidRPr="003D1CCE">
        <w:rPr>
          <w:rFonts w:ascii="TH Sarabun New" w:hAnsi="TH Sarabun New"/>
          <w:sz w:val="32"/>
        </w:rPr>
        <w:t xml:space="preserve"> </w:t>
      </w:r>
      <w:r w:rsidR="00A31B99" w:rsidRPr="00A31B99">
        <w:rPr>
          <w:rFonts w:ascii="TH Sarabun New" w:hAnsi="TH Sarabun New"/>
          <w:sz w:val="32"/>
          <w:cs/>
        </w:rPr>
        <w:t>เมื่อกรอกหมายเลข 3 แล้ว จะปรากฎหัวข้อการกรอกข้อมูลของ</w:t>
      </w:r>
      <w:r w:rsidR="00A31B99">
        <w:rPr>
          <w:rFonts w:ascii="TH Sarabun New" w:hAnsi="TH Sarabun New" w:hint="cs"/>
          <w:sz w:val="32"/>
          <w:cs/>
        </w:rPr>
        <w:t>สมาชิก</w:t>
      </w:r>
      <w:r w:rsidR="00A31B99" w:rsidRPr="00A31B99">
        <w:rPr>
          <w:rFonts w:ascii="TH Sarabun New" w:hAnsi="TH Sarabun New"/>
          <w:sz w:val="32"/>
          <w:cs/>
        </w:rPr>
        <w:t xml:space="preserve">ที่จะแก้ใข เช่น </w:t>
      </w:r>
      <w:r w:rsidR="00A31B99">
        <w:rPr>
          <w:rFonts w:ascii="TH Sarabun New" w:hAnsi="TH Sarabun New" w:hint="cs"/>
          <w:sz w:val="32"/>
          <w:cs/>
        </w:rPr>
        <w:t>ชื่อ - สกุล เบอร์โทร</w:t>
      </w:r>
    </w:p>
    <w:p w14:paraId="076815C9" w14:textId="77777777" w:rsidR="00EC30A9" w:rsidRDefault="00EC30A9" w:rsidP="009423D3">
      <w:pPr>
        <w:spacing w:line="240" w:lineRule="auto"/>
        <w:ind w:left="720" w:firstLine="720"/>
        <w:rPr>
          <w:rFonts w:ascii="TH Sarabun New" w:hAnsi="TH Sarabun New"/>
          <w:sz w:val="32"/>
        </w:rPr>
      </w:pPr>
    </w:p>
    <w:p w14:paraId="254A67A6" w14:textId="6BA873A2" w:rsidR="00EC30A9" w:rsidRDefault="00EC30A9" w:rsidP="009423D3">
      <w:pPr>
        <w:spacing w:line="240" w:lineRule="auto"/>
        <w:ind w:left="720" w:firstLine="720"/>
        <w:jc w:val="center"/>
        <w:rPr>
          <w:rFonts w:ascii="TH Sarabun New" w:hAnsi="TH Sarabun New"/>
          <w:sz w:val="32"/>
        </w:rPr>
      </w:pPr>
      <w:r w:rsidRPr="00EC30A9">
        <w:rPr>
          <w:rFonts w:ascii="TH Sarabun New" w:hAnsi="TH Sarabun New"/>
          <w:noProof/>
          <w:sz w:val="32"/>
          <w:cs/>
        </w:rPr>
        <w:drawing>
          <wp:inline distT="0" distB="0" distL="0" distR="0" wp14:anchorId="3869085C" wp14:editId="1EFDA57C">
            <wp:extent cx="3419952" cy="1124107"/>
            <wp:effectExtent l="76200" t="76200" r="123825" b="133350"/>
            <wp:docPr id="48389420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942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1241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690180" w14:textId="10609EB0" w:rsidR="005C272A" w:rsidRPr="003D1CCE" w:rsidRDefault="005C272A" w:rsidP="009423D3">
      <w:pPr>
        <w:pStyle w:val="a"/>
        <w:spacing w:line="240" w:lineRule="auto"/>
        <w:rPr>
          <w:cs/>
        </w:rPr>
      </w:pPr>
      <w:bookmarkStart w:id="58" w:name="_Toc210495208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18</w:t>
      </w:r>
      <w:r w:rsidR="00883471">
        <w:rPr>
          <w:b/>
          <w:bCs w:val="0"/>
        </w:rPr>
        <w:fldChar w:fldCharType="end"/>
      </w:r>
      <w:r w:rsidR="00255431">
        <w:rPr>
          <w:rFonts w:hint="cs"/>
          <w:cs/>
        </w:rPr>
        <w:t xml:space="preserve"> </w:t>
      </w:r>
      <w:r w:rsidR="00255431" w:rsidRPr="00255431">
        <w:rPr>
          <w:rFonts w:hint="cs"/>
          <w:b/>
          <w:bCs w:val="0"/>
          <w:cs/>
        </w:rPr>
        <w:t>ตัวอย่างการแก้ใขข้อมูลสมาชิก</w:t>
      </w:r>
      <w:bookmarkEnd w:id="58"/>
    </w:p>
    <w:p w14:paraId="58CDA2B3" w14:textId="5FD2128E" w:rsidR="000D66E1" w:rsidRDefault="000D66E1" w:rsidP="009423D3">
      <w:pPr>
        <w:pStyle w:val="Heading2"/>
        <w:spacing w:line="240" w:lineRule="auto"/>
      </w:pPr>
      <w:bookmarkStart w:id="59" w:name="_Toc210379716"/>
      <w:bookmarkStart w:id="60" w:name="_Toc210387086"/>
      <w:r>
        <w:rPr>
          <w:rFonts w:hint="cs"/>
          <w:cs/>
        </w:rPr>
        <w:t>การใช้งานโปรแกรม</w:t>
      </w:r>
      <w:r w:rsidR="003C4086">
        <w:rPr>
          <w:rFonts w:hint="cs"/>
          <w:cs/>
        </w:rPr>
        <w:t>ลบข้อมูล</w:t>
      </w:r>
      <w:bookmarkEnd w:id="59"/>
      <w:bookmarkEnd w:id="60"/>
    </w:p>
    <w:p w14:paraId="49723A60" w14:textId="66B3553A" w:rsidR="00716BA3" w:rsidRDefault="00716BA3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hint="cs"/>
          <w:cs/>
        </w:rPr>
        <w:t xml:space="preserve">   </w:t>
      </w:r>
      <w:r>
        <w:rPr>
          <w:rFonts w:ascii="TH Sarabun New" w:hAnsi="TH Sarabun New" w:hint="cs"/>
          <w:sz w:val="32"/>
          <w:cs/>
        </w:rPr>
        <w:t xml:space="preserve">   3.5.1 </w:t>
      </w:r>
      <w:r w:rsidR="002C50FB" w:rsidRPr="002C50FB">
        <w:rPr>
          <w:rFonts w:ascii="TH Sarabun New" w:hAnsi="TH Sarabun New"/>
          <w:sz w:val="32"/>
          <w:cs/>
        </w:rPr>
        <w:t xml:space="preserve">เมื่อผู้ใช้งานอยู่ที่เมนู จัดการหนังสือ กรอกหมายเลข </w:t>
      </w:r>
      <w:r w:rsidR="002C50FB">
        <w:rPr>
          <w:rFonts w:ascii="TH Sarabun New" w:hAnsi="TH Sarabun New" w:hint="cs"/>
          <w:sz w:val="32"/>
          <w:cs/>
        </w:rPr>
        <w:t>4</w:t>
      </w:r>
      <w:r w:rsidR="002C50FB" w:rsidRPr="002C50FB">
        <w:rPr>
          <w:rFonts w:ascii="TH Sarabun New" w:hAnsi="TH Sarabun New"/>
          <w:sz w:val="32"/>
        </w:rPr>
        <w:t xml:space="preserve"> </w:t>
      </w:r>
      <w:r w:rsidR="002C50FB" w:rsidRPr="002C50FB">
        <w:rPr>
          <w:rFonts w:ascii="TH Sarabun New" w:hAnsi="TH Sarabun New"/>
          <w:sz w:val="32"/>
          <w:cs/>
        </w:rPr>
        <w:t>การใช้งานโปรแกรม</w:t>
      </w:r>
      <w:r w:rsidR="00023F10">
        <w:rPr>
          <w:rFonts w:ascii="TH Sarabun New" w:hAnsi="TH Sarabun New" w:hint="cs"/>
          <w:sz w:val="32"/>
          <w:cs/>
        </w:rPr>
        <w:t>ลบ</w:t>
      </w:r>
      <w:r w:rsidR="002C50FB" w:rsidRPr="002C50FB">
        <w:rPr>
          <w:rFonts w:ascii="TH Sarabun New" w:hAnsi="TH Sarabun New"/>
          <w:sz w:val="32"/>
          <w:cs/>
        </w:rPr>
        <w:t>ข้อมูลหนังสือ</w:t>
      </w:r>
    </w:p>
    <w:p w14:paraId="53F3F61F" w14:textId="1AB58616" w:rsidR="00023F10" w:rsidRDefault="00287C7D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40E5C106" wp14:editId="195A9F43">
                <wp:simplePos x="0" y="0"/>
                <wp:positionH relativeFrom="column">
                  <wp:posOffset>2101645</wp:posOffset>
                </wp:positionH>
                <wp:positionV relativeFrom="paragraph">
                  <wp:posOffset>989945</wp:posOffset>
                </wp:positionV>
                <wp:extent cx="353961" cy="228600"/>
                <wp:effectExtent l="19050" t="19050" r="27305" b="19050"/>
                <wp:wrapNone/>
                <wp:docPr id="485904274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61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0E523DF" w14:textId="77777777" w:rsidR="00287C7D" w:rsidRDefault="00287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5C106" id="Text Box 18" o:spid="_x0000_s1033" type="#_x0000_t202" style="position:absolute;left:0;text-align:left;margin-left:165.5pt;margin-top:77.95pt;width:27.85pt;height:18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" filled="f" strokecolor="red" strokeweight="2.25pt">
                <v:textbox>
                  <w:txbxContent>
                    <w:p w14:paraId="00E523DF" w14:textId="77777777" w:rsidR="00287C7D" w:rsidRDefault="00287C7D"/>
                  </w:txbxContent>
                </v:textbox>
              </v:shape>
            </w:pict>
          </mc:Fallback>
        </mc:AlternateContent>
      </w:r>
      <w:r w:rsidR="00023F10" w:rsidRPr="00213B51">
        <w:rPr>
          <w:rFonts w:ascii="TH Sarabun New" w:hAnsi="TH Sarabun New"/>
          <w:noProof/>
          <w:sz w:val="32"/>
        </w:rPr>
        <w:drawing>
          <wp:inline distT="0" distB="0" distL="0" distR="0" wp14:anchorId="1BFCAE46" wp14:editId="47B66D33">
            <wp:extent cx="2733675" cy="1605280"/>
            <wp:effectExtent l="76200" t="76200" r="142875" b="128270"/>
            <wp:docPr id="989854584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0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151" cy="16067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AC7E8" w14:textId="3EA13C0C" w:rsidR="005C272A" w:rsidRDefault="005C272A" w:rsidP="009423D3">
      <w:pPr>
        <w:pStyle w:val="a"/>
        <w:spacing w:line="240" w:lineRule="auto"/>
        <w:rPr>
          <w:cs/>
        </w:rPr>
      </w:pPr>
      <w:bookmarkStart w:id="61" w:name="_Toc210495209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19</w:t>
      </w:r>
      <w:r w:rsidR="00883471">
        <w:rPr>
          <w:b/>
          <w:bCs w:val="0"/>
        </w:rPr>
        <w:fldChar w:fldCharType="end"/>
      </w:r>
      <w:r w:rsidR="00255431">
        <w:t xml:space="preserve"> </w:t>
      </w:r>
      <w:r w:rsidR="00617615" w:rsidRPr="00617615">
        <w:rPr>
          <w:rFonts w:hint="cs"/>
          <w:b/>
          <w:bCs w:val="0"/>
          <w:cs/>
        </w:rPr>
        <w:t>การลบข้อมูลหนังสือ</w:t>
      </w:r>
      <w:bookmarkEnd w:id="61"/>
    </w:p>
    <w:p w14:paraId="1DE737F1" w14:textId="02575979" w:rsidR="00023F10" w:rsidRDefault="00023F10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3.5.2 </w:t>
      </w:r>
      <w:r w:rsidR="00F175DD" w:rsidRPr="00F175DD">
        <w:rPr>
          <w:rFonts w:ascii="TH Sarabun New" w:hAnsi="TH Sarabun New"/>
          <w:sz w:val="32"/>
          <w:cs/>
        </w:rPr>
        <w:t xml:space="preserve">เมื่อกรอกหมายเลข </w:t>
      </w:r>
      <w:r w:rsidR="003979C0">
        <w:rPr>
          <w:rFonts w:ascii="TH Sarabun New" w:hAnsi="TH Sarabun New" w:hint="cs"/>
          <w:sz w:val="32"/>
          <w:cs/>
        </w:rPr>
        <w:t>4</w:t>
      </w:r>
      <w:r w:rsidR="00F175DD" w:rsidRPr="00F175DD">
        <w:rPr>
          <w:rFonts w:ascii="TH Sarabun New" w:hAnsi="TH Sarabun New"/>
          <w:sz w:val="32"/>
          <w:cs/>
        </w:rPr>
        <w:t xml:space="preserve"> แล้ว จะปรากฎหัวข้อการกรอกข้อมูลของหนังสือที่จะ</w:t>
      </w:r>
      <w:r w:rsidR="00F175DD">
        <w:rPr>
          <w:rFonts w:ascii="TH Sarabun New" w:hAnsi="TH Sarabun New" w:hint="cs"/>
          <w:sz w:val="32"/>
          <w:cs/>
        </w:rPr>
        <w:t>ลบ</w:t>
      </w:r>
      <w:r w:rsidR="00F175DD" w:rsidRPr="00F175DD">
        <w:rPr>
          <w:rFonts w:ascii="TH Sarabun New" w:hAnsi="TH Sarabun New"/>
          <w:sz w:val="32"/>
          <w:cs/>
        </w:rPr>
        <w:t xml:space="preserve"> เช่น รหัสหนังสือ </w:t>
      </w:r>
      <w:r w:rsidR="001042FE">
        <w:rPr>
          <w:rFonts w:ascii="TH Sarabun New" w:hAnsi="TH Sarabun New" w:hint="cs"/>
          <w:sz w:val="32"/>
          <w:cs/>
        </w:rPr>
        <w:t>และมีการยืนยันในการลบข้อมูล</w:t>
      </w:r>
    </w:p>
    <w:p w14:paraId="2CC0F9E7" w14:textId="79B5FC3D" w:rsidR="00805293" w:rsidRDefault="00805293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 w:rsidRPr="00805293">
        <w:rPr>
          <w:rFonts w:ascii="TH Sarabun New" w:hAnsi="TH Sarabun New"/>
          <w:noProof/>
          <w:sz w:val="32"/>
        </w:rPr>
        <w:drawing>
          <wp:inline distT="0" distB="0" distL="0" distR="0" wp14:anchorId="559AB41C" wp14:editId="05648D3F">
            <wp:extent cx="3658111" cy="714475"/>
            <wp:effectExtent l="76200" t="76200" r="133350" b="142875"/>
            <wp:docPr id="31664054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405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14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511B21" w14:textId="40258752" w:rsidR="005C272A" w:rsidRDefault="005C272A" w:rsidP="009423D3">
      <w:pPr>
        <w:pStyle w:val="a"/>
        <w:spacing w:line="240" w:lineRule="auto"/>
        <w:rPr>
          <w:cs/>
        </w:rPr>
      </w:pPr>
      <w:bookmarkStart w:id="62" w:name="_Toc210495210"/>
      <w:r>
        <w:rPr>
          <w:cs/>
        </w:rPr>
        <w:t>รูปภาพที่</w:t>
      </w:r>
      <w:r w:rsidRPr="005C272A">
        <w:rPr>
          <w:b/>
          <w:bCs w:val="0"/>
          <w:cs/>
        </w:rPr>
        <w:t xml:space="preserve"> </w:t>
      </w:r>
      <w:fldSimple w:instr=" STYLEREF 1 \s ">
        <w:r w:rsidR="000333DC">
          <w:rPr>
            <w:noProof/>
          </w:rPr>
          <w:t>3</w:t>
        </w:r>
      </w:fldSimple>
      <w:r w:rsidR="00883471">
        <w:noBreakHyphen/>
      </w:r>
      <w:fldSimple w:instr=" SEQ รูปภาพที่ \* ARABIC \s 1 ">
        <w:r w:rsidR="000333DC">
          <w:rPr>
            <w:noProof/>
          </w:rPr>
          <w:t>20</w:t>
        </w:r>
      </w:fldSimple>
      <w:r w:rsidR="00617615">
        <w:t xml:space="preserve"> </w:t>
      </w:r>
      <w:r w:rsidR="00617615" w:rsidRPr="00617615">
        <w:rPr>
          <w:rFonts w:hint="cs"/>
          <w:b/>
          <w:bCs w:val="0"/>
          <w:cs/>
        </w:rPr>
        <w:t>ตัวอย่างการลบหนังสือ</w:t>
      </w:r>
      <w:bookmarkEnd w:id="62"/>
    </w:p>
    <w:p w14:paraId="0FC72C31" w14:textId="6099BFC4" w:rsidR="004A48FF" w:rsidRDefault="004A48FF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3.5.3 </w:t>
      </w:r>
      <w:r w:rsidRPr="002C50FB">
        <w:rPr>
          <w:rFonts w:ascii="TH Sarabun New" w:hAnsi="TH Sarabun New"/>
          <w:sz w:val="32"/>
          <w:cs/>
        </w:rPr>
        <w:t>เมื่อผู้ใช้งานอยู่ที่เมนู จัดการ</w:t>
      </w:r>
      <w:r>
        <w:rPr>
          <w:rFonts w:ascii="TH Sarabun New" w:hAnsi="TH Sarabun New" w:hint="cs"/>
          <w:sz w:val="32"/>
          <w:cs/>
        </w:rPr>
        <w:t>สมาชิก</w:t>
      </w:r>
      <w:r w:rsidRPr="002C50FB">
        <w:rPr>
          <w:rFonts w:ascii="TH Sarabun New" w:hAnsi="TH Sarabun New"/>
          <w:sz w:val="32"/>
          <w:cs/>
        </w:rPr>
        <w:t xml:space="preserve"> กรอกหมายเลข </w:t>
      </w:r>
      <w:r>
        <w:rPr>
          <w:rFonts w:ascii="TH Sarabun New" w:hAnsi="TH Sarabun New" w:hint="cs"/>
          <w:sz w:val="32"/>
          <w:cs/>
        </w:rPr>
        <w:t>4</w:t>
      </w:r>
      <w:r w:rsidRPr="002C50FB">
        <w:rPr>
          <w:rFonts w:ascii="TH Sarabun New" w:hAnsi="TH Sarabun New"/>
          <w:sz w:val="32"/>
        </w:rPr>
        <w:t xml:space="preserve"> </w:t>
      </w:r>
      <w:r w:rsidRPr="002C50FB">
        <w:rPr>
          <w:rFonts w:ascii="TH Sarabun New" w:hAnsi="TH Sarabun New"/>
          <w:sz w:val="32"/>
          <w:cs/>
        </w:rPr>
        <w:t>การใช้งานโปรแกรม</w:t>
      </w:r>
      <w:r>
        <w:rPr>
          <w:rFonts w:ascii="TH Sarabun New" w:hAnsi="TH Sarabun New" w:hint="cs"/>
          <w:sz w:val="32"/>
          <w:cs/>
        </w:rPr>
        <w:t>ลบ</w:t>
      </w:r>
      <w:r w:rsidRPr="002C50FB">
        <w:rPr>
          <w:rFonts w:ascii="TH Sarabun New" w:hAnsi="TH Sarabun New"/>
          <w:sz w:val="32"/>
          <w:cs/>
        </w:rPr>
        <w:t>ข้อมูล</w:t>
      </w:r>
      <w:r>
        <w:rPr>
          <w:rFonts w:ascii="TH Sarabun New" w:hAnsi="TH Sarabun New" w:hint="cs"/>
          <w:sz w:val="32"/>
          <w:cs/>
        </w:rPr>
        <w:t>สมาชิก</w:t>
      </w:r>
    </w:p>
    <w:p w14:paraId="0B6F9EC3" w14:textId="456DC7EC" w:rsidR="004A48FF" w:rsidRDefault="00287C7D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F9B8293" wp14:editId="252F9BE8">
                <wp:simplePos x="0" y="0"/>
                <wp:positionH relativeFrom="column">
                  <wp:posOffset>2105947</wp:posOffset>
                </wp:positionH>
                <wp:positionV relativeFrom="paragraph">
                  <wp:posOffset>995516</wp:posOffset>
                </wp:positionV>
                <wp:extent cx="811162" cy="217805"/>
                <wp:effectExtent l="19050" t="19050" r="27305" b="10795"/>
                <wp:wrapNone/>
                <wp:docPr id="1611568555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1162" cy="2178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62A078" w14:textId="77777777" w:rsidR="00287C7D" w:rsidRDefault="00287C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B8293" id="Text Box 19" o:spid="_x0000_s1034" type="#_x0000_t202" style="position:absolute;left:0;text-align:left;margin-left:165.8pt;margin-top:78.4pt;width:63.85pt;height:17.15pt;z-index:25168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" filled="f" strokecolor="red" strokeweight="2.25pt">
                <v:textbox>
                  <w:txbxContent>
                    <w:p w14:paraId="7562A078" w14:textId="77777777" w:rsidR="00287C7D" w:rsidRDefault="00287C7D"/>
                  </w:txbxContent>
                </v:textbox>
              </v:shape>
            </w:pict>
          </mc:Fallback>
        </mc:AlternateContent>
      </w:r>
      <w:r w:rsidR="004A48FF" w:rsidRPr="00871698">
        <w:rPr>
          <w:rFonts w:ascii="TH Sarabun New" w:hAnsi="TH Sarabun New"/>
          <w:noProof/>
          <w:sz w:val="32"/>
        </w:rPr>
        <w:drawing>
          <wp:inline distT="0" distB="0" distL="0" distR="0" wp14:anchorId="78D545E0" wp14:editId="28E6A427">
            <wp:extent cx="2629267" cy="1533739"/>
            <wp:effectExtent l="76200" t="76200" r="133350" b="142875"/>
            <wp:docPr id="58860406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5337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5A721" w14:textId="6D5D9A62" w:rsidR="005C272A" w:rsidRDefault="005C272A" w:rsidP="009423D3">
      <w:pPr>
        <w:pStyle w:val="a"/>
        <w:spacing w:line="240" w:lineRule="auto"/>
        <w:rPr>
          <w:cs/>
        </w:rPr>
      </w:pPr>
      <w:bookmarkStart w:id="63" w:name="_Toc210495211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21</w:t>
      </w:r>
      <w:r w:rsidR="00883471">
        <w:rPr>
          <w:b/>
          <w:bCs w:val="0"/>
        </w:rPr>
        <w:fldChar w:fldCharType="end"/>
      </w:r>
      <w:r w:rsidR="00317590">
        <w:t xml:space="preserve"> </w:t>
      </w:r>
      <w:r w:rsidR="00317590" w:rsidRPr="00317590">
        <w:rPr>
          <w:rFonts w:hint="cs"/>
          <w:b/>
          <w:bCs w:val="0"/>
          <w:cs/>
        </w:rPr>
        <w:t>การลบข้อมูลสมาชิก</w:t>
      </w:r>
      <w:bookmarkEnd w:id="63"/>
    </w:p>
    <w:p w14:paraId="46022BA3" w14:textId="031FC650" w:rsidR="004A48FF" w:rsidRDefault="004A48FF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3.5.3 </w:t>
      </w:r>
      <w:r w:rsidRPr="00F175DD">
        <w:rPr>
          <w:rFonts w:ascii="TH Sarabun New" w:hAnsi="TH Sarabun New"/>
          <w:sz w:val="32"/>
          <w:cs/>
        </w:rPr>
        <w:t xml:space="preserve">เมื่อกรอกหมายเลข </w:t>
      </w:r>
      <w:r w:rsidR="003979C0">
        <w:rPr>
          <w:rFonts w:ascii="TH Sarabun New" w:hAnsi="TH Sarabun New" w:hint="cs"/>
          <w:sz w:val="32"/>
          <w:cs/>
        </w:rPr>
        <w:t>4</w:t>
      </w:r>
      <w:r w:rsidRPr="00F175DD">
        <w:rPr>
          <w:rFonts w:ascii="TH Sarabun New" w:hAnsi="TH Sarabun New"/>
          <w:sz w:val="32"/>
          <w:cs/>
        </w:rPr>
        <w:t xml:space="preserve"> แล้ว จะปรากฎหัวข้อการกรอกข้อมูลของ</w:t>
      </w:r>
      <w:r w:rsidR="003979C0">
        <w:rPr>
          <w:rFonts w:ascii="TH Sarabun New" w:hAnsi="TH Sarabun New" w:hint="cs"/>
          <w:sz w:val="32"/>
          <w:cs/>
        </w:rPr>
        <w:t>สมาชิก</w:t>
      </w:r>
      <w:r w:rsidRPr="00F175DD">
        <w:rPr>
          <w:rFonts w:ascii="TH Sarabun New" w:hAnsi="TH Sarabun New"/>
          <w:sz w:val="32"/>
          <w:cs/>
        </w:rPr>
        <w:t>ที่จะ</w:t>
      </w:r>
      <w:r>
        <w:rPr>
          <w:rFonts w:ascii="TH Sarabun New" w:hAnsi="TH Sarabun New" w:hint="cs"/>
          <w:sz w:val="32"/>
          <w:cs/>
        </w:rPr>
        <w:t>ลบ</w:t>
      </w:r>
      <w:r w:rsidRPr="00F175DD">
        <w:rPr>
          <w:rFonts w:ascii="TH Sarabun New" w:hAnsi="TH Sarabun New"/>
          <w:sz w:val="32"/>
          <w:cs/>
        </w:rPr>
        <w:t xml:space="preserve"> เช่น รหัส</w:t>
      </w:r>
      <w:r w:rsidR="003979C0">
        <w:rPr>
          <w:rFonts w:ascii="TH Sarabun New" w:hAnsi="TH Sarabun New" w:hint="cs"/>
          <w:sz w:val="32"/>
          <w:cs/>
        </w:rPr>
        <w:t>สมาชิก</w:t>
      </w:r>
      <w:r w:rsidR="003979C0">
        <w:rPr>
          <w:rFonts w:ascii="TH Sarabun New" w:hAnsi="TH Sarabun New"/>
          <w:sz w:val="32"/>
        </w:rPr>
        <w:t xml:space="preserve"> </w:t>
      </w:r>
      <w:r w:rsidR="003979C0">
        <w:rPr>
          <w:rFonts w:ascii="TH Sarabun New" w:hAnsi="TH Sarabun New" w:hint="cs"/>
          <w:sz w:val="32"/>
          <w:cs/>
        </w:rPr>
        <w:t>และมีการยืนยันในการลบข้อมูล</w:t>
      </w:r>
    </w:p>
    <w:p w14:paraId="3059A3B6" w14:textId="17ED1976" w:rsidR="00F175DD" w:rsidRDefault="009B5275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 w:rsidRPr="009B5275">
        <w:rPr>
          <w:rFonts w:ascii="TH Sarabun New" w:hAnsi="TH Sarabun New"/>
          <w:noProof/>
          <w:sz w:val="32"/>
        </w:rPr>
        <w:drawing>
          <wp:inline distT="0" distB="0" distL="0" distR="0" wp14:anchorId="7DF671F2" wp14:editId="33687A5D">
            <wp:extent cx="2276475" cy="746125"/>
            <wp:effectExtent l="76200" t="76200" r="142875" b="130175"/>
            <wp:docPr id="1538318150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18150" name=""/>
                    <pic:cNvPicPr/>
                  </pic:nvPicPr>
                  <pic:blipFill rotWithShape="1">
                    <a:blip r:embed="rId30"/>
                    <a:srcRect t="7843"/>
                    <a:stretch/>
                  </pic:blipFill>
                  <pic:spPr bwMode="auto">
                    <a:xfrm>
                      <a:off x="0" y="0"/>
                      <a:ext cx="2276793" cy="7462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6B069" w14:textId="394CBCAD" w:rsidR="005C272A" w:rsidRPr="00716BA3" w:rsidRDefault="005C272A" w:rsidP="009423D3">
      <w:pPr>
        <w:pStyle w:val="a"/>
        <w:spacing w:line="240" w:lineRule="auto"/>
        <w:rPr>
          <w:cs/>
        </w:rPr>
      </w:pPr>
      <w:bookmarkStart w:id="64" w:name="_Toc210495212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22</w:t>
      </w:r>
      <w:r w:rsidR="00883471">
        <w:rPr>
          <w:b/>
          <w:bCs w:val="0"/>
        </w:rPr>
        <w:fldChar w:fldCharType="end"/>
      </w:r>
      <w:r w:rsidR="00317590">
        <w:t xml:space="preserve"> </w:t>
      </w:r>
      <w:r w:rsidR="00317590" w:rsidRPr="00317590">
        <w:rPr>
          <w:rFonts w:hint="cs"/>
          <w:b/>
          <w:bCs w:val="0"/>
          <w:cs/>
        </w:rPr>
        <w:t>ตัวอย่างการลบข้อมูลสมาชิก</w:t>
      </w:r>
      <w:bookmarkEnd w:id="64"/>
    </w:p>
    <w:p w14:paraId="2F7B2542" w14:textId="77777777" w:rsidR="002D16B2" w:rsidRDefault="002D16B2" w:rsidP="009423D3">
      <w:pPr>
        <w:pStyle w:val="Heading2"/>
        <w:spacing w:line="240" w:lineRule="auto"/>
      </w:pPr>
      <w:bookmarkStart w:id="65" w:name="_Toc210379717"/>
      <w:bookmarkStart w:id="66" w:name="_Toc210387087"/>
      <w:r>
        <w:rPr>
          <w:rFonts w:hint="cs"/>
          <w:cs/>
        </w:rPr>
        <w:t xml:space="preserve">การใช้งานโปรแกรมยืม </w:t>
      </w:r>
      <w:r>
        <w:rPr>
          <w:cs/>
        </w:rPr>
        <w:t>–</w:t>
      </w:r>
      <w:r>
        <w:rPr>
          <w:rFonts w:hint="cs"/>
          <w:cs/>
        </w:rPr>
        <w:t xml:space="preserve"> คืนหนังสือ</w:t>
      </w:r>
      <w:bookmarkEnd w:id="65"/>
      <w:bookmarkEnd w:id="66"/>
    </w:p>
    <w:p w14:paraId="1BEF3F25" w14:textId="2BBD3A53" w:rsidR="00C00654" w:rsidRDefault="00C00654" w:rsidP="009423D3">
      <w:pPr>
        <w:pStyle w:val="Heading3"/>
        <w:numPr>
          <w:ilvl w:val="0"/>
          <w:numId w:val="0"/>
        </w:numPr>
        <w:spacing w:line="240" w:lineRule="auto"/>
        <w:ind w:left="567" w:firstLine="227"/>
      </w:pPr>
      <w:r>
        <w:t xml:space="preserve">    </w:t>
      </w:r>
      <w:r w:rsidR="00664FE1">
        <w:t xml:space="preserve">3.6.1 </w:t>
      </w:r>
      <w:r w:rsidRPr="002C50FB">
        <w:rPr>
          <w:cs/>
        </w:rPr>
        <w:t>เมื่อผู้ใช้งานอยู่ที่เมนู จัดการ</w:t>
      </w:r>
      <w:r w:rsidR="003C5650">
        <w:rPr>
          <w:rFonts w:hint="cs"/>
          <w:cs/>
        </w:rPr>
        <w:t>การยืม - คืน</w:t>
      </w:r>
      <w:r w:rsidRPr="002C50FB">
        <w:rPr>
          <w:cs/>
        </w:rPr>
        <w:t xml:space="preserve"> กรอกหมายเลข </w:t>
      </w:r>
      <w:r w:rsidR="009434F5">
        <w:rPr>
          <w:rFonts w:hint="cs"/>
          <w:cs/>
        </w:rPr>
        <w:t>1</w:t>
      </w:r>
      <w:r w:rsidRPr="002C50FB">
        <w:t xml:space="preserve"> </w:t>
      </w:r>
      <w:r w:rsidRPr="002C50FB">
        <w:rPr>
          <w:cs/>
        </w:rPr>
        <w:t>การใช้งานโปรแกรม</w:t>
      </w:r>
      <w:r w:rsidR="009434F5">
        <w:rPr>
          <w:rFonts w:hint="cs"/>
          <w:cs/>
        </w:rPr>
        <w:t>การยืมหนังสือ</w:t>
      </w:r>
    </w:p>
    <w:p w14:paraId="51DB4FE4" w14:textId="70C9AA81" w:rsidR="006651EE" w:rsidRDefault="00BB2CE8" w:rsidP="009423D3">
      <w:pPr>
        <w:spacing w:line="240" w:lineRule="auto"/>
        <w:jc w:val="center"/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39F0C0E" wp14:editId="4627ACF9">
                <wp:simplePos x="0" y="0"/>
                <wp:positionH relativeFrom="column">
                  <wp:posOffset>2116394</wp:posOffset>
                </wp:positionH>
                <wp:positionV relativeFrom="paragraph">
                  <wp:posOffset>342183</wp:posOffset>
                </wp:positionV>
                <wp:extent cx="759541" cy="213852"/>
                <wp:effectExtent l="19050" t="19050" r="21590" b="15240"/>
                <wp:wrapNone/>
                <wp:docPr id="1299413701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9541" cy="2138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C7EE921" w14:textId="77777777" w:rsidR="00BB2CE8" w:rsidRDefault="00BB2C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F0C0E" id="Text Box 20" o:spid="_x0000_s1035" type="#_x0000_t202" style="position:absolute;left:0;text-align:left;margin-left:166.65pt;margin-top:26.95pt;width:59.8pt;height:16.85pt;z-index:2516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" filled="f" strokecolor="red" strokeweight="2.25pt">
                <v:textbox>
                  <w:txbxContent>
                    <w:p w14:paraId="1C7EE921" w14:textId="77777777" w:rsidR="00BB2CE8" w:rsidRDefault="00BB2CE8"/>
                  </w:txbxContent>
                </v:textbox>
              </v:shape>
            </w:pict>
          </mc:Fallback>
        </mc:AlternateContent>
      </w:r>
      <w:r w:rsidR="006651EE" w:rsidRPr="00E0677D">
        <w:rPr>
          <w:rFonts w:ascii="TH Sarabun New" w:hAnsi="TH Sarabun New"/>
          <w:noProof/>
          <w:sz w:val="32"/>
        </w:rPr>
        <w:drawing>
          <wp:inline distT="0" distB="0" distL="0" distR="0" wp14:anchorId="1556ECCC" wp14:editId="42C70123">
            <wp:extent cx="1895740" cy="1390844"/>
            <wp:effectExtent l="76200" t="76200" r="142875" b="133350"/>
            <wp:docPr id="214656459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943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908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A32241" w14:textId="7A963659" w:rsidR="005C272A" w:rsidRDefault="005C272A" w:rsidP="009423D3">
      <w:pPr>
        <w:pStyle w:val="a"/>
        <w:spacing w:line="240" w:lineRule="auto"/>
        <w:rPr>
          <w:cs/>
        </w:rPr>
      </w:pPr>
      <w:bookmarkStart w:id="67" w:name="_Toc210495213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23</w:t>
      </w:r>
      <w:r w:rsidR="00883471">
        <w:rPr>
          <w:b/>
          <w:bCs w:val="0"/>
        </w:rPr>
        <w:fldChar w:fldCharType="end"/>
      </w:r>
      <w:r w:rsidR="00317590">
        <w:t xml:space="preserve"> </w:t>
      </w:r>
      <w:r w:rsidR="002856C6" w:rsidRPr="002856C6">
        <w:rPr>
          <w:rFonts w:hint="cs"/>
          <w:b/>
          <w:bCs w:val="0"/>
          <w:cs/>
        </w:rPr>
        <w:t>การคืนหนังสือ</w:t>
      </w:r>
      <w:bookmarkEnd w:id="67"/>
    </w:p>
    <w:p w14:paraId="7D73F7B4" w14:textId="55BAF783" w:rsidR="00FE3B19" w:rsidRPr="006651EE" w:rsidRDefault="00FE3B19" w:rsidP="009423D3">
      <w:pPr>
        <w:pStyle w:val="Heading3"/>
        <w:numPr>
          <w:ilvl w:val="0"/>
          <w:numId w:val="0"/>
        </w:numPr>
        <w:spacing w:line="240" w:lineRule="auto"/>
        <w:ind w:left="794"/>
      </w:pPr>
      <w:r>
        <w:t xml:space="preserve">      3.6.2 </w:t>
      </w:r>
      <w:r w:rsidRPr="00F175DD">
        <w:rPr>
          <w:cs/>
        </w:rPr>
        <w:t xml:space="preserve">เมื่อกรอกหมายเลข </w:t>
      </w:r>
      <w:r>
        <w:rPr>
          <w:rFonts w:hint="cs"/>
          <w:cs/>
        </w:rPr>
        <w:t>1</w:t>
      </w:r>
      <w:r w:rsidRPr="00F175DD">
        <w:rPr>
          <w:cs/>
        </w:rPr>
        <w:t xml:space="preserve"> แล้ว จะปรากฎหัวข้อการกรอกข้อมูลของ</w:t>
      </w:r>
      <w:r w:rsidR="00A25601">
        <w:rPr>
          <w:rFonts w:hint="cs"/>
          <w:cs/>
        </w:rPr>
        <w:t>การยืมหนังสือ</w:t>
      </w:r>
      <w:r w:rsidRPr="00F175DD">
        <w:rPr>
          <w:cs/>
        </w:rPr>
        <w:t>ที่จะ</w:t>
      </w:r>
      <w:r w:rsidR="00A25601">
        <w:rPr>
          <w:rFonts w:hint="cs"/>
          <w:cs/>
        </w:rPr>
        <w:t>ยืม</w:t>
      </w:r>
      <w:r w:rsidRPr="00F175DD">
        <w:rPr>
          <w:cs/>
        </w:rPr>
        <w:t xml:space="preserve"> เช่น </w:t>
      </w:r>
      <w:r w:rsidR="00A25601" w:rsidRPr="00F175DD">
        <w:rPr>
          <w:cs/>
        </w:rPr>
        <w:t>รหัส</w:t>
      </w:r>
      <w:r w:rsidR="00A25601">
        <w:rPr>
          <w:rFonts w:hint="cs"/>
          <w:cs/>
        </w:rPr>
        <w:t>หนังสือ</w:t>
      </w:r>
      <w:r w:rsidR="00A25601">
        <w:t xml:space="preserve"> </w:t>
      </w:r>
      <w:r w:rsidRPr="00F175DD">
        <w:rPr>
          <w:cs/>
        </w:rPr>
        <w:t>รหัส</w:t>
      </w:r>
      <w:r>
        <w:rPr>
          <w:rFonts w:hint="cs"/>
          <w:cs/>
        </w:rPr>
        <w:t>สมาชิก</w:t>
      </w:r>
      <w:r>
        <w:t xml:space="preserve"> </w:t>
      </w:r>
    </w:p>
    <w:p w14:paraId="78877F11" w14:textId="0BC5A775" w:rsidR="00D14F34" w:rsidRDefault="001A60EF" w:rsidP="009423D3">
      <w:pPr>
        <w:spacing w:line="240" w:lineRule="auto"/>
        <w:jc w:val="center"/>
      </w:pPr>
      <w:r w:rsidRPr="001A60EF">
        <w:rPr>
          <w:rFonts w:cs="Cordia New"/>
          <w:noProof/>
          <w:cs/>
        </w:rPr>
        <w:drawing>
          <wp:inline distT="0" distB="0" distL="0" distR="0" wp14:anchorId="38B5E0E9" wp14:editId="2DB1B478">
            <wp:extent cx="4191585" cy="743054"/>
            <wp:effectExtent l="76200" t="76200" r="133350" b="133350"/>
            <wp:docPr id="162541331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13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43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32235D" w14:textId="6896D561" w:rsidR="005C272A" w:rsidRPr="00D14F34" w:rsidRDefault="005C272A" w:rsidP="009423D3">
      <w:pPr>
        <w:pStyle w:val="a"/>
        <w:spacing w:line="240" w:lineRule="auto"/>
        <w:rPr>
          <w:cs/>
        </w:rPr>
      </w:pPr>
      <w:bookmarkStart w:id="68" w:name="_Toc210495214"/>
      <w:r>
        <w:rPr>
          <w:cs/>
        </w:rPr>
        <w:lastRenderedPageBreak/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24</w:t>
      </w:r>
      <w:r w:rsidR="00883471">
        <w:rPr>
          <w:b/>
          <w:bCs w:val="0"/>
        </w:rPr>
        <w:fldChar w:fldCharType="end"/>
      </w:r>
      <w:r w:rsidR="002856C6">
        <w:rPr>
          <w:rFonts w:hint="cs"/>
          <w:cs/>
        </w:rPr>
        <w:t xml:space="preserve"> </w:t>
      </w:r>
      <w:r w:rsidR="00FF616D" w:rsidRPr="00FF616D">
        <w:rPr>
          <w:b/>
          <w:bCs w:val="0"/>
          <w:cs/>
        </w:rPr>
        <w:t>การกรอกข้อมูลของ</w:t>
      </w:r>
      <w:r w:rsidR="00FF616D" w:rsidRPr="00FF616D">
        <w:rPr>
          <w:rFonts w:hint="cs"/>
          <w:b/>
          <w:bCs w:val="0"/>
          <w:cs/>
        </w:rPr>
        <w:t>การยืมหนังสือ</w:t>
      </w:r>
      <w:bookmarkEnd w:id="68"/>
    </w:p>
    <w:p w14:paraId="225B8BDA" w14:textId="1150A0ED" w:rsidR="002D16B2" w:rsidRPr="002D16B2" w:rsidRDefault="00A25601" w:rsidP="009423D3">
      <w:pPr>
        <w:pStyle w:val="Heading3"/>
        <w:numPr>
          <w:ilvl w:val="0"/>
          <w:numId w:val="0"/>
        </w:numPr>
        <w:spacing w:line="240" w:lineRule="auto"/>
        <w:ind w:left="794"/>
      </w:pPr>
      <w:r>
        <w:rPr>
          <w:rFonts w:hint="cs"/>
          <w:cs/>
        </w:rPr>
        <w:t xml:space="preserve">      </w:t>
      </w:r>
      <w:r w:rsidRPr="00A25601">
        <w:rPr>
          <w:cs/>
        </w:rPr>
        <w:t>3.6.</w:t>
      </w:r>
      <w:r w:rsidR="0058707B">
        <w:rPr>
          <w:rFonts w:hint="cs"/>
          <w:cs/>
        </w:rPr>
        <w:t>3</w:t>
      </w:r>
      <w:r w:rsidRPr="00A25601">
        <w:rPr>
          <w:cs/>
        </w:rPr>
        <w:t xml:space="preserve"> </w:t>
      </w:r>
      <w:r w:rsidR="0058707B" w:rsidRPr="0058707B">
        <w:rPr>
          <w:cs/>
        </w:rPr>
        <w:t xml:space="preserve">เมื่อผู้ใช้งานอยู่ที่เมนู จัดการการยืม - คืน กรอกหมายเลข </w:t>
      </w:r>
      <w:r w:rsidR="0058707B">
        <w:rPr>
          <w:rFonts w:hint="cs"/>
          <w:cs/>
        </w:rPr>
        <w:t>2</w:t>
      </w:r>
      <w:r w:rsidR="0058707B" w:rsidRPr="0058707B">
        <w:rPr>
          <w:cs/>
        </w:rPr>
        <w:t xml:space="preserve"> การใช้งานโปรแกรมการ</w:t>
      </w:r>
      <w:r w:rsidR="0058707B">
        <w:rPr>
          <w:rFonts w:hint="cs"/>
          <w:cs/>
        </w:rPr>
        <w:t>คืน</w:t>
      </w:r>
      <w:r w:rsidR="0058707B" w:rsidRPr="0058707B">
        <w:rPr>
          <w:cs/>
        </w:rPr>
        <w:t>หนังสือ</w:t>
      </w:r>
    </w:p>
    <w:p w14:paraId="76316D87" w14:textId="1EEF42F8" w:rsidR="00A33B17" w:rsidRDefault="00BB2CE8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BE8E368" wp14:editId="50E8C968">
                <wp:simplePos x="0" y="0"/>
                <wp:positionH relativeFrom="column">
                  <wp:posOffset>2359742</wp:posOffset>
                </wp:positionH>
                <wp:positionV relativeFrom="paragraph">
                  <wp:posOffset>558411</wp:posOffset>
                </wp:positionV>
                <wp:extent cx="752168" cy="191729"/>
                <wp:effectExtent l="19050" t="19050" r="10160" b="18415"/>
                <wp:wrapNone/>
                <wp:docPr id="184290486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168" cy="19172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893017E" w14:textId="77777777" w:rsidR="00BB2CE8" w:rsidRDefault="00BB2C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E8E368" id="Text Box 21" o:spid="_x0000_s1036" type="#_x0000_t202" style="position:absolute;left:0;text-align:left;margin-left:185.8pt;margin-top:43.95pt;width:59.25pt;height:15.1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" filled="f" strokecolor="red" strokeweight="2.25pt">
                <v:textbox>
                  <w:txbxContent>
                    <w:p w14:paraId="1893017E" w14:textId="77777777" w:rsidR="00BB2CE8" w:rsidRDefault="00BB2CE8"/>
                  </w:txbxContent>
                </v:textbox>
              </v:shape>
            </w:pict>
          </mc:Fallback>
        </mc:AlternateContent>
      </w:r>
      <w:r w:rsidR="0058707B">
        <w:rPr>
          <w:rFonts w:ascii="TH Sarabun New" w:hAnsi="TH Sarabun New"/>
          <w:noProof/>
          <w:sz w:val="32"/>
        </w:rPr>
        <w:drawing>
          <wp:inline distT="0" distB="0" distL="0" distR="0" wp14:anchorId="549451D8" wp14:editId="10A33700">
            <wp:extent cx="2078990" cy="1572895"/>
            <wp:effectExtent l="0" t="0" r="0" b="8255"/>
            <wp:docPr id="1448610908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41267" w14:textId="25C6778F" w:rsidR="00FF616D" w:rsidRPr="002D16B2" w:rsidRDefault="005C272A" w:rsidP="009423D3">
      <w:pPr>
        <w:pStyle w:val="Heading3"/>
        <w:numPr>
          <w:ilvl w:val="0"/>
          <w:numId w:val="0"/>
        </w:numPr>
        <w:spacing w:line="240" w:lineRule="auto"/>
        <w:ind w:left="794"/>
        <w:jc w:val="center"/>
      </w:pPr>
      <w:bookmarkStart w:id="69" w:name="_Toc210495215"/>
      <w:r w:rsidRPr="00FF616D">
        <w:rPr>
          <w:rStyle w:val="a0"/>
          <w:cs/>
        </w:rPr>
        <w:t>รูปภาพที่</w:t>
      </w:r>
      <w:r>
        <w:rPr>
          <w:cs/>
        </w:rPr>
        <w:t xml:space="preserve"> </w:t>
      </w:r>
      <w:r w:rsidR="00883471">
        <w:rPr>
          <w:b/>
          <w:bCs/>
        </w:rPr>
        <w:fldChar w:fldCharType="begin"/>
      </w:r>
      <w:r w:rsidR="00883471">
        <w:rPr>
          <w:b/>
          <w:bCs/>
        </w:rPr>
        <w:instrText xml:space="preserve"> STYLEREF 1 \s </w:instrText>
      </w:r>
      <w:r w:rsidR="00883471">
        <w:rPr>
          <w:b/>
          <w:bCs/>
        </w:rPr>
        <w:fldChar w:fldCharType="separate"/>
      </w:r>
      <w:r w:rsidR="000333DC">
        <w:rPr>
          <w:b/>
          <w:bCs/>
          <w:noProof/>
        </w:rPr>
        <w:t>3</w:t>
      </w:r>
      <w:r w:rsidR="00883471">
        <w:rPr>
          <w:b/>
          <w:bCs/>
        </w:rPr>
        <w:fldChar w:fldCharType="end"/>
      </w:r>
      <w:r w:rsidR="00883471">
        <w:rPr>
          <w:b/>
          <w:bCs/>
        </w:rPr>
        <w:noBreakHyphen/>
      </w:r>
      <w:r w:rsidR="00883471">
        <w:rPr>
          <w:b/>
          <w:bCs/>
        </w:rPr>
        <w:fldChar w:fldCharType="begin"/>
      </w:r>
      <w:r w:rsidR="00883471">
        <w:rPr>
          <w:b/>
          <w:bCs/>
        </w:rPr>
        <w:instrText xml:space="preserve"> SEQ </w:instrText>
      </w:r>
      <w:r w:rsidR="00883471">
        <w:rPr>
          <w:b/>
          <w:bCs/>
          <w:cs/>
        </w:rPr>
        <w:instrText xml:space="preserve">รูปภาพที่ </w:instrText>
      </w:r>
      <w:r w:rsidR="00883471">
        <w:rPr>
          <w:b/>
          <w:bCs/>
        </w:rPr>
        <w:instrText xml:space="preserve">\* ARABIC \s 1 </w:instrText>
      </w:r>
      <w:r w:rsidR="00883471">
        <w:rPr>
          <w:b/>
          <w:bCs/>
        </w:rPr>
        <w:fldChar w:fldCharType="separate"/>
      </w:r>
      <w:r w:rsidR="000333DC">
        <w:rPr>
          <w:b/>
          <w:bCs/>
          <w:noProof/>
        </w:rPr>
        <w:t>25</w:t>
      </w:r>
      <w:r w:rsidR="00883471">
        <w:rPr>
          <w:b/>
          <w:bCs/>
        </w:rPr>
        <w:fldChar w:fldCharType="end"/>
      </w:r>
      <w:r w:rsidR="00FF616D">
        <w:rPr>
          <w:rFonts w:hint="cs"/>
          <w:cs/>
        </w:rPr>
        <w:t xml:space="preserve"> </w:t>
      </w:r>
      <w:r w:rsidR="00FF616D" w:rsidRPr="0058707B">
        <w:rPr>
          <w:cs/>
        </w:rPr>
        <w:t>การใช้งานโปรแกรมการ</w:t>
      </w:r>
      <w:r w:rsidR="00FF616D">
        <w:rPr>
          <w:rFonts w:hint="cs"/>
          <w:cs/>
        </w:rPr>
        <w:t>คืน</w:t>
      </w:r>
      <w:r w:rsidR="00FF616D" w:rsidRPr="0058707B">
        <w:rPr>
          <w:cs/>
        </w:rPr>
        <w:t>หนังสือ</w:t>
      </w:r>
      <w:bookmarkEnd w:id="69"/>
    </w:p>
    <w:p w14:paraId="76AAC72E" w14:textId="4232BCEE" w:rsidR="005C272A" w:rsidRDefault="005C272A" w:rsidP="009423D3">
      <w:pPr>
        <w:pStyle w:val="a"/>
        <w:spacing w:line="240" w:lineRule="auto"/>
        <w:rPr>
          <w:cs/>
        </w:rPr>
      </w:pPr>
    </w:p>
    <w:p w14:paraId="3E75F939" w14:textId="37FF4EFD" w:rsidR="00115FA9" w:rsidRDefault="0058707B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  <w:r w:rsidRPr="0058707B">
        <w:rPr>
          <w:rFonts w:ascii="TH Sarabun New" w:hAnsi="TH Sarabun New"/>
          <w:sz w:val="32"/>
        </w:rPr>
        <w:t>3.6.</w:t>
      </w:r>
      <w:r>
        <w:rPr>
          <w:rFonts w:ascii="TH Sarabun New" w:hAnsi="TH Sarabun New"/>
          <w:sz w:val="32"/>
        </w:rPr>
        <w:t>4</w:t>
      </w:r>
      <w:r w:rsidRPr="0058707B">
        <w:rPr>
          <w:rFonts w:ascii="TH Sarabun New" w:hAnsi="TH Sarabun New"/>
          <w:sz w:val="32"/>
        </w:rPr>
        <w:t xml:space="preserve"> </w:t>
      </w:r>
      <w:r w:rsidRPr="0058707B">
        <w:rPr>
          <w:rFonts w:ascii="TH Sarabun New" w:hAnsi="TH Sarabun New"/>
          <w:sz w:val="32"/>
          <w:cs/>
        </w:rPr>
        <w:t xml:space="preserve">เมื่อกรอกหมายเลข </w:t>
      </w:r>
      <w:r>
        <w:rPr>
          <w:rFonts w:ascii="TH Sarabun New" w:hAnsi="TH Sarabun New" w:hint="cs"/>
          <w:sz w:val="32"/>
          <w:cs/>
        </w:rPr>
        <w:t>2</w:t>
      </w:r>
      <w:r w:rsidRPr="0058707B">
        <w:rPr>
          <w:rFonts w:ascii="TH Sarabun New" w:hAnsi="TH Sarabun New"/>
          <w:sz w:val="32"/>
          <w:cs/>
        </w:rPr>
        <w:t xml:space="preserve"> แล้ว จะปรากฎหัวข้อการกรอกข้อมูลของการ</w:t>
      </w:r>
      <w:r>
        <w:rPr>
          <w:rFonts w:ascii="TH Sarabun New" w:hAnsi="TH Sarabun New" w:hint="cs"/>
          <w:sz w:val="32"/>
          <w:cs/>
        </w:rPr>
        <w:t>คืน</w:t>
      </w:r>
      <w:r w:rsidRPr="0058707B">
        <w:rPr>
          <w:rFonts w:ascii="TH Sarabun New" w:hAnsi="TH Sarabun New"/>
          <w:sz w:val="32"/>
          <w:cs/>
        </w:rPr>
        <w:t>หนังสือที่</w:t>
      </w:r>
      <w:r w:rsidR="005F6D75">
        <w:rPr>
          <w:rFonts w:ascii="TH Sarabun New" w:hAnsi="TH Sarabun New" w:hint="cs"/>
          <w:sz w:val="32"/>
          <w:cs/>
        </w:rPr>
        <w:t>ต้องการจะคืน</w:t>
      </w:r>
      <w:r w:rsidRPr="0058707B">
        <w:rPr>
          <w:rFonts w:ascii="TH Sarabun New" w:hAnsi="TH Sarabun New"/>
          <w:sz w:val="32"/>
          <w:cs/>
        </w:rPr>
        <w:t xml:space="preserve"> เช่น รหัส</w:t>
      </w:r>
      <w:r w:rsidR="00D403C2">
        <w:rPr>
          <w:rFonts w:ascii="TH Sarabun New" w:hAnsi="TH Sarabun New" w:hint="cs"/>
          <w:sz w:val="32"/>
          <w:cs/>
        </w:rPr>
        <w:t>การยืมหนังสือ</w:t>
      </w:r>
    </w:p>
    <w:p w14:paraId="07013AE2" w14:textId="02F694DC" w:rsidR="00115FA9" w:rsidRDefault="00D403C2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 w:rsidRPr="00D403C2">
        <w:rPr>
          <w:rFonts w:ascii="TH Sarabun New" w:hAnsi="TH Sarabun New"/>
          <w:noProof/>
          <w:sz w:val="32"/>
          <w:cs/>
        </w:rPr>
        <w:drawing>
          <wp:inline distT="0" distB="0" distL="0" distR="0" wp14:anchorId="48B97E9C" wp14:editId="31DCC88D">
            <wp:extent cx="2133898" cy="476316"/>
            <wp:effectExtent l="76200" t="76200" r="133350" b="133350"/>
            <wp:docPr id="108655445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544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76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BAE97F" w14:textId="047355D4" w:rsidR="005C272A" w:rsidRPr="00FF616D" w:rsidRDefault="005C272A" w:rsidP="009423D3">
      <w:pPr>
        <w:pStyle w:val="a"/>
        <w:spacing w:line="240" w:lineRule="auto"/>
      </w:pPr>
      <w:bookmarkStart w:id="70" w:name="_Toc210495216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26</w:t>
      </w:r>
      <w:r w:rsidR="00883471">
        <w:rPr>
          <w:b/>
          <w:bCs w:val="0"/>
        </w:rPr>
        <w:fldChar w:fldCharType="end"/>
      </w:r>
      <w:r w:rsidR="00FF616D">
        <w:rPr>
          <w:b/>
          <w:bCs w:val="0"/>
        </w:rPr>
        <w:t xml:space="preserve"> </w:t>
      </w:r>
      <w:r w:rsidR="00FF616D" w:rsidRPr="00FF616D">
        <w:rPr>
          <w:b/>
          <w:bCs w:val="0"/>
          <w:cs/>
        </w:rPr>
        <w:t>การกรอกข้อมูลของการ</w:t>
      </w:r>
      <w:r w:rsidR="00FF616D" w:rsidRPr="00FF616D">
        <w:rPr>
          <w:rFonts w:hint="cs"/>
          <w:b/>
          <w:bCs w:val="0"/>
          <w:cs/>
        </w:rPr>
        <w:t>คืน</w:t>
      </w:r>
      <w:r w:rsidR="00FF616D" w:rsidRPr="00FF616D">
        <w:rPr>
          <w:b/>
          <w:bCs w:val="0"/>
          <w:cs/>
        </w:rPr>
        <w:t>หนังสือ</w:t>
      </w:r>
      <w:bookmarkEnd w:id="70"/>
    </w:p>
    <w:p w14:paraId="5A44C53C" w14:textId="62DE4B5D" w:rsidR="00492347" w:rsidRDefault="00492347" w:rsidP="009423D3">
      <w:pPr>
        <w:spacing w:line="240" w:lineRule="auto"/>
        <w:ind w:left="720"/>
        <w:rPr>
          <w:rFonts w:ascii="TH Sarabun New" w:hAnsi="TH Sarabun New"/>
          <w:sz w:val="32"/>
          <w:cs/>
        </w:rPr>
      </w:pPr>
      <w:r>
        <w:rPr>
          <w:rFonts w:ascii="TH Sarabun New" w:hAnsi="TH Sarabun New"/>
          <w:sz w:val="32"/>
        </w:rPr>
        <w:t xml:space="preserve">3.6.5 </w:t>
      </w:r>
      <w:r w:rsidR="007C6D03" w:rsidRPr="007C6D03">
        <w:rPr>
          <w:rFonts w:ascii="TH Sarabun New" w:hAnsi="TH Sarabun New"/>
          <w:sz w:val="32"/>
          <w:cs/>
        </w:rPr>
        <w:t xml:space="preserve">เมื่อผู้ใช้งานอยู่ที่เมนู จัดการการยืม - คืน กรอกหมายเลข </w:t>
      </w:r>
      <w:r w:rsidR="007C6D03">
        <w:rPr>
          <w:rFonts w:ascii="TH Sarabun New" w:hAnsi="TH Sarabun New" w:hint="cs"/>
          <w:sz w:val="32"/>
          <w:cs/>
        </w:rPr>
        <w:t>3</w:t>
      </w:r>
      <w:r w:rsidR="007C6D03" w:rsidRPr="007C6D03">
        <w:rPr>
          <w:rFonts w:ascii="TH Sarabun New" w:hAnsi="TH Sarabun New"/>
          <w:sz w:val="32"/>
        </w:rPr>
        <w:t xml:space="preserve"> </w:t>
      </w:r>
      <w:r w:rsidR="00755773">
        <w:rPr>
          <w:rFonts w:ascii="TH Sarabun New" w:hAnsi="TH Sarabun New" w:hint="cs"/>
          <w:sz w:val="32"/>
          <w:cs/>
        </w:rPr>
        <w:t>เพื่อดูประวัติ</w:t>
      </w:r>
      <w:r w:rsidR="00057453">
        <w:rPr>
          <w:rFonts w:ascii="TH Sarabun New" w:hAnsi="TH Sarabun New" w:hint="cs"/>
          <w:sz w:val="32"/>
          <w:cs/>
        </w:rPr>
        <w:t>การยืม - คืนทั้งหมด</w:t>
      </w:r>
    </w:p>
    <w:p w14:paraId="129B7398" w14:textId="0A42A53A" w:rsidR="00115FA9" w:rsidRDefault="00BB2CE8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  <w:r>
        <w:rPr>
          <w:rFonts w:ascii="TH Sarabun New" w:hAnsi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39C9521A" wp14:editId="0676189B">
                <wp:simplePos x="0" y="0"/>
                <wp:positionH relativeFrom="column">
                  <wp:posOffset>2356669</wp:posOffset>
                </wp:positionH>
                <wp:positionV relativeFrom="paragraph">
                  <wp:posOffset>737419</wp:posOffset>
                </wp:positionV>
                <wp:extent cx="1143000" cy="225323"/>
                <wp:effectExtent l="19050" t="19050" r="19050" b="22860"/>
                <wp:wrapNone/>
                <wp:docPr id="1388977320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53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C9EDE15" w14:textId="77777777" w:rsidR="00BB2CE8" w:rsidRDefault="00BB2C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9521A" id="Text Box 22" o:spid="_x0000_s1037" type="#_x0000_t202" style="position:absolute;left:0;text-align:left;margin-left:185.55pt;margin-top:58.05pt;width:90pt;height:17.75pt;z-index:25169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" filled="f" strokecolor="red" strokeweight="2.25pt">
                <v:textbox>
                  <w:txbxContent>
                    <w:p w14:paraId="3C9EDE15" w14:textId="77777777" w:rsidR="00BB2CE8" w:rsidRDefault="00BB2CE8"/>
                  </w:txbxContent>
                </v:textbox>
              </v:shape>
            </w:pict>
          </mc:Fallback>
        </mc:AlternateContent>
      </w:r>
      <w:r w:rsidR="007C6D03">
        <w:rPr>
          <w:rFonts w:ascii="TH Sarabun New" w:hAnsi="TH Sarabun New"/>
          <w:noProof/>
          <w:sz w:val="32"/>
        </w:rPr>
        <w:drawing>
          <wp:inline distT="0" distB="0" distL="0" distR="0" wp14:anchorId="3CD55649" wp14:editId="49F77719">
            <wp:extent cx="2078990" cy="1572895"/>
            <wp:effectExtent l="0" t="0" r="0" b="8255"/>
            <wp:docPr id="1008410010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990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292639" w14:textId="48EBBB6E" w:rsidR="005C272A" w:rsidRDefault="00CA44BE" w:rsidP="009423D3">
      <w:pPr>
        <w:pStyle w:val="a"/>
        <w:spacing w:line="240" w:lineRule="auto"/>
        <w:rPr>
          <w:cs/>
        </w:rPr>
      </w:pPr>
      <w:bookmarkStart w:id="71" w:name="_Toc210495217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27</w:t>
      </w:r>
      <w:r w:rsidR="00883471">
        <w:rPr>
          <w:b/>
          <w:bCs w:val="0"/>
        </w:rPr>
        <w:fldChar w:fldCharType="end"/>
      </w:r>
      <w:r w:rsidR="00FF616D">
        <w:t xml:space="preserve"> </w:t>
      </w:r>
      <w:r w:rsidR="00FF616D" w:rsidRPr="00FF616D">
        <w:rPr>
          <w:rFonts w:hint="cs"/>
          <w:b/>
          <w:bCs w:val="0"/>
          <w:cs/>
        </w:rPr>
        <w:t>การดูประวัติการยืม - คืนทั้งหมด</w:t>
      </w:r>
      <w:bookmarkEnd w:id="71"/>
    </w:p>
    <w:p w14:paraId="30DDF3C5" w14:textId="05577137" w:rsidR="00057453" w:rsidRDefault="00057453" w:rsidP="009423D3">
      <w:pPr>
        <w:spacing w:line="240" w:lineRule="auto"/>
        <w:ind w:left="720"/>
        <w:rPr>
          <w:rFonts w:ascii="TH Sarabun New" w:hAnsi="TH Sarabun New"/>
          <w:sz w:val="32"/>
          <w:cs/>
        </w:rPr>
      </w:pPr>
      <w:r w:rsidRPr="00057453">
        <w:rPr>
          <w:rFonts w:ascii="TH Sarabun New" w:hAnsi="TH Sarabun New"/>
          <w:noProof/>
          <w:sz w:val="32"/>
        </w:rPr>
        <w:lastRenderedPageBreak/>
        <w:drawing>
          <wp:anchor distT="0" distB="0" distL="114300" distR="114300" simplePos="0" relativeHeight="251604480" behindDoc="0" locked="0" layoutInCell="1" allowOverlap="1" wp14:anchorId="2E6AA4B5" wp14:editId="44BDE5F0">
            <wp:simplePos x="0" y="0"/>
            <wp:positionH relativeFrom="margin">
              <wp:align>left</wp:align>
            </wp:positionH>
            <wp:positionV relativeFrom="paragraph">
              <wp:posOffset>698500</wp:posOffset>
            </wp:positionV>
            <wp:extent cx="5731510" cy="1045845"/>
            <wp:effectExtent l="76200" t="76200" r="135890" b="135255"/>
            <wp:wrapTopAndBottom/>
            <wp:docPr id="33579544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9544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TH Sarabun New" w:hAnsi="TH Sarabun New"/>
          <w:sz w:val="32"/>
        </w:rPr>
        <w:t xml:space="preserve">3.6.6 </w:t>
      </w:r>
      <w:r w:rsidRPr="00057453">
        <w:rPr>
          <w:rFonts w:ascii="TH Sarabun New" w:hAnsi="TH Sarabun New"/>
          <w:sz w:val="32"/>
          <w:cs/>
        </w:rPr>
        <w:t xml:space="preserve">เมื่อกรอกหมายเลข </w:t>
      </w:r>
      <w:r>
        <w:rPr>
          <w:rFonts w:ascii="TH Sarabun New" w:hAnsi="TH Sarabun New" w:hint="cs"/>
          <w:sz w:val="32"/>
          <w:cs/>
        </w:rPr>
        <w:t>3</w:t>
      </w:r>
      <w:r w:rsidRPr="00057453">
        <w:rPr>
          <w:rFonts w:ascii="TH Sarabun New" w:hAnsi="TH Sarabun New"/>
          <w:sz w:val="32"/>
          <w:cs/>
        </w:rPr>
        <w:t xml:space="preserve"> แล้ว </w:t>
      </w:r>
      <w:r>
        <w:rPr>
          <w:rFonts w:ascii="TH Sarabun New" w:hAnsi="TH Sarabun New" w:hint="cs"/>
          <w:sz w:val="32"/>
          <w:cs/>
        </w:rPr>
        <w:t xml:space="preserve">จะปรากฏข้อมูลของการยืม - </w:t>
      </w:r>
      <w:r w:rsidRPr="00057453">
        <w:rPr>
          <w:rFonts w:ascii="TH Sarabun New" w:hAnsi="TH Sarabun New"/>
          <w:sz w:val="32"/>
          <w:cs/>
        </w:rPr>
        <w:t>คืนหนังสือ</w:t>
      </w:r>
      <w:r>
        <w:rPr>
          <w:rFonts w:ascii="TH Sarabun New" w:hAnsi="TH Sarabun New" w:hint="cs"/>
          <w:sz w:val="32"/>
          <w:cs/>
        </w:rPr>
        <w:t>ทั้งหมด</w:t>
      </w:r>
    </w:p>
    <w:p w14:paraId="06F645BC" w14:textId="4DB708CA" w:rsidR="00057453" w:rsidRDefault="00057453" w:rsidP="009423D3">
      <w:pPr>
        <w:spacing w:line="240" w:lineRule="auto"/>
        <w:ind w:left="720"/>
        <w:jc w:val="center"/>
        <w:rPr>
          <w:rFonts w:ascii="TH Sarabun New" w:hAnsi="TH Sarabun New"/>
          <w:sz w:val="32"/>
        </w:rPr>
      </w:pPr>
    </w:p>
    <w:p w14:paraId="123E868C" w14:textId="09F980AC" w:rsidR="00495F87" w:rsidRDefault="00CA44BE" w:rsidP="009423D3">
      <w:pPr>
        <w:pStyle w:val="a"/>
        <w:spacing w:line="240" w:lineRule="auto"/>
        <w:sectPr w:rsidR="00495F87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72" w:name="_Toc210495218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28</w:t>
      </w:r>
      <w:r w:rsidR="00883471">
        <w:rPr>
          <w:b/>
          <w:bCs w:val="0"/>
        </w:rPr>
        <w:fldChar w:fldCharType="end"/>
      </w:r>
      <w:r w:rsidR="00FF616D">
        <w:rPr>
          <w:b/>
          <w:bCs w:val="0"/>
        </w:rPr>
        <w:t xml:space="preserve"> </w:t>
      </w:r>
      <w:r w:rsidR="00FF616D" w:rsidRPr="00FF616D">
        <w:rPr>
          <w:rFonts w:hint="cs"/>
          <w:b/>
          <w:bCs w:val="0"/>
          <w:cs/>
        </w:rPr>
        <w:t xml:space="preserve">ข้อมูลของการยืม - </w:t>
      </w:r>
      <w:r w:rsidR="00FF616D" w:rsidRPr="00FF616D">
        <w:rPr>
          <w:b/>
          <w:bCs w:val="0"/>
          <w:cs/>
        </w:rPr>
        <w:t>คืนหนังสือ</w:t>
      </w:r>
      <w:r w:rsidR="00FF616D" w:rsidRPr="00FF616D">
        <w:rPr>
          <w:rFonts w:hint="cs"/>
          <w:b/>
          <w:bCs w:val="0"/>
          <w:cs/>
        </w:rPr>
        <w:t>ทั้งหมด</w:t>
      </w:r>
      <w:bookmarkEnd w:id="72"/>
      <w:r w:rsidR="00FF616D">
        <w:rPr>
          <w:b/>
          <w:bCs w:val="0"/>
        </w:rPr>
        <w:t xml:space="preserve">    </w:t>
      </w:r>
    </w:p>
    <w:p w14:paraId="44FFD9E1" w14:textId="69E9D00D" w:rsidR="00495F87" w:rsidRDefault="00495F87" w:rsidP="009423D3">
      <w:pPr>
        <w:pStyle w:val="Heading1"/>
        <w:spacing w:line="240" w:lineRule="auto"/>
        <w:rPr>
          <w:cs/>
        </w:rPr>
      </w:pPr>
      <w:r>
        <w:rPr>
          <w:rFonts w:hint="cs"/>
          <w:cs/>
        </w:rPr>
        <w:lastRenderedPageBreak/>
        <w:t xml:space="preserve"> </w:t>
      </w:r>
      <w:r w:rsidR="006159E8">
        <w:rPr>
          <w:cs/>
        </w:rPr>
        <w:br/>
      </w:r>
      <w:bookmarkStart w:id="73" w:name="_Toc210379718"/>
      <w:bookmarkStart w:id="74" w:name="_Toc210387088"/>
      <w:r>
        <w:rPr>
          <w:rFonts w:hint="cs"/>
          <w:cs/>
        </w:rPr>
        <w:t>อธิบาย</w:t>
      </w:r>
      <w:r w:rsidR="004F6A81">
        <w:rPr>
          <w:rFonts w:hint="cs"/>
          <w:cs/>
        </w:rPr>
        <w:t xml:space="preserve">การทำงานของ </w:t>
      </w:r>
      <w:r w:rsidR="004F6A81" w:rsidRPr="0089289E">
        <w:rPr>
          <w:b/>
          <w:bCs w:val="0"/>
        </w:rPr>
        <w:t>Code</w:t>
      </w:r>
      <w:bookmarkEnd w:id="73"/>
      <w:bookmarkEnd w:id="74"/>
    </w:p>
    <w:p w14:paraId="71BEDE22" w14:textId="626C4267" w:rsidR="003D2F4D" w:rsidRDefault="002D6B5C" w:rsidP="009423D3">
      <w:pPr>
        <w:pStyle w:val="Heading2"/>
        <w:spacing w:line="240" w:lineRule="auto"/>
      </w:pPr>
      <w:bookmarkStart w:id="75" w:name="_Toc210379719"/>
      <w:bookmarkStart w:id="76" w:name="_Toc210387089"/>
      <w:r>
        <w:rPr>
          <w:rFonts w:hint="cs"/>
          <w:cs/>
        </w:rPr>
        <w:t>ภาพรวม</w:t>
      </w:r>
      <w:r w:rsidR="00471466">
        <w:rPr>
          <w:rFonts w:hint="cs"/>
          <w:cs/>
        </w:rPr>
        <w:t>ของระบบ</w:t>
      </w:r>
      <w:bookmarkEnd w:id="75"/>
      <w:bookmarkEnd w:id="76"/>
    </w:p>
    <w:p w14:paraId="1F589BF7" w14:textId="77777777" w:rsidR="006F2EF6" w:rsidRPr="006F2EF6" w:rsidRDefault="006F2EF6" w:rsidP="009423D3">
      <w:pPr>
        <w:spacing w:line="240" w:lineRule="auto"/>
        <w:rPr>
          <w:rFonts w:ascii="TH Sarabun New" w:hAnsi="TH Sarabun New"/>
          <w:sz w:val="32"/>
        </w:rPr>
      </w:pPr>
      <w:r w:rsidRPr="006F2EF6">
        <w:rPr>
          <w:rFonts w:ascii="TH Sarabun New" w:hAnsi="TH Sarabun New"/>
          <w:sz w:val="32"/>
          <w:cs/>
        </w:rPr>
        <w:t xml:space="preserve">ระบบจัดการห้องสมุด </w:t>
      </w:r>
      <w:r w:rsidRPr="006F2EF6">
        <w:rPr>
          <w:rFonts w:ascii="TH Sarabun New" w:hAnsi="TH Sarabun New"/>
          <w:sz w:val="32"/>
        </w:rPr>
        <w:t xml:space="preserve">PyLibMan </w:t>
      </w:r>
      <w:r w:rsidRPr="006F2EF6">
        <w:rPr>
          <w:rFonts w:ascii="TH Sarabun New" w:hAnsi="TH Sarabun New"/>
          <w:sz w:val="32"/>
          <w:cs/>
        </w:rPr>
        <w:t xml:space="preserve">ใช้การจัดเก็บข้อมูลแบบ </w:t>
      </w:r>
      <w:r w:rsidRPr="006F2EF6">
        <w:rPr>
          <w:rFonts w:ascii="TH Sarabun New" w:hAnsi="TH Sarabun New"/>
          <w:sz w:val="32"/>
        </w:rPr>
        <w:t xml:space="preserve">Binary File </w:t>
      </w:r>
      <w:r w:rsidRPr="006F2EF6">
        <w:rPr>
          <w:rFonts w:ascii="TH Sarabun New" w:hAnsi="TH Sarabun New"/>
          <w:sz w:val="32"/>
          <w:cs/>
        </w:rPr>
        <w:t>ด้วยโมดูล</w:t>
      </w:r>
      <w:r w:rsidRPr="006F2EF6">
        <w:rPr>
          <w:rFonts w:ascii="TH Sarabun New" w:hAnsi="TH Sarabun New"/>
          <w:sz w:val="32"/>
        </w:rPr>
        <w:t xml:space="preserve"> struct </w:t>
      </w:r>
      <w:r w:rsidRPr="006F2EF6">
        <w:rPr>
          <w:rFonts w:ascii="TH Sarabun New" w:hAnsi="TH Sarabun New"/>
          <w:sz w:val="32"/>
          <w:cs/>
        </w:rPr>
        <w:t xml:space="preserve">ของ </w:t>
      </w:r>
      <w:r w:rsidRPr="006F2EF6">
        <w:rPr>
          <w:rFonts w:ascii="TH Sarabun New" w:hAnsi="TH Sarabun New"/>
          <w:sz w:val="32"/>
        </w:rPr>
        <w:t xml:space="preserve">Python </w:t>
      </w:r>
      <w:r w:rsidRPr="006F2EF6">
        <w:rPr>
          <w:rFonts w:ascii="TH Sarabun New" w:hAnsi="TH Sarabun New"/>
          <w:sz w:val="32"/>
          <w:cs/>
        </w:rPr>
        <w:t xml:space="preserve">ประกอบด้วย </w:t>
      </w:r>
      <w:r w:rsidRPr="006F2EF6">
        <w:rPr>
          <w:rFonts w:ascii="TH Sarabun New" w:hAnsi="TH Sarabun New"/>
          <w:sz w:val="32"/>
        </w:rPr>
        <w:t xml:space="preserve">5 </w:t>
      </w:r>
      <w:r w:rsidRPr="006F2EF6">
        <w:rPr>
          <w:rFonts w:ascii="TH Sarabun New" w:hAnsi="TH Sarabun New"/>
          <w:sz w:val="32"/>
          <w:cs/>
        </w:rPr>
        <w:t>โมดูลหลัก:</w:t>
      </w:r>
    </w:p>
    <w:p w14:paraId="25640742" w14:textId="16F8F642" w:rsidR="006F2EF6" w:rsidRPr="00DB7D29" w:rsidRDefault="006F2EF6" w:rsidP="00187659">
      <w:pPr>
        <w:pStyle w:val="ListParagraph"/>
        <w:numPr>
          <w:ilvl w:val="3"/>
          <w:numId w:val="4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B7D29">
        <w:rPr>
          <w:rFonts w:ascii="TH Sarabun New" w:hAnsi="TH Sarabun New"/>
          <w:sz w:val="32"/>
        </w:rPr>
        <w:t xml:space="preserve">books.py - </w:t>
      </w:r>
      <w:r w:rsidRPr="00DB7D29">
        <w:rPr>
          <w:rFonts w:ascii="TH Sarabun New" w:hAnsi="TH Sarabun New"/>
          <w:sz w:val="32"/>
          <w:cs/>
        </w:rPr>
        <w:t>จัดการหนังสือ</w:t>
      </w:r>
    </w:p>
    <w:p w14:paraId="09772F1E" w14:textId="4AE1CDCF" w:rsidR="006F2EF6" w:rsidRPr="00DB7D29" w:rsidRDefault="006F2EF6" w:rsidP="00187659">
      <w:pPr>
        <w:pStyle w:val="ListParagraph"/>
        <w:numPr>
          <w:ilvl w:val="3"/>
          <w:numId w:val="4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B7D29">
        <w:rPr>
          <w:rFonts w:ascii="TH Sarabun New" w:hAnsi="TH Sarabun New"/>
          <w:sz w:val="32"/>
        </w:rPr>
        <w:t xml:space="preserve">members.py - </w:t>
      </w:r>
      <w:r w:rsidRPr="00DB7D29">
        <w:rPr>
          <w:rFonts w:ascii="TH Sarabun New" w:hAnsi="TH Sarabun New"/>
          <w:sz w:val="32"/>
          <w:cs/>
        </w:rPr>
        <w:t>จัดการสมาชิก</w:t>
      </w:r>
    </w:p>
    <w:p w14:paraId="3C5757F5" w14:textId="6D340B9F" w:rsidR="006F2EF6" w:rsidRPr="00DB7D29" w:rsidRDefault="006F2EF6" w:rsidP="00187659">
      <w:pPr>
        <w:pStyle w:val="ListParagraph"/>
        <w:numPr>
          <w:ilvl w:val="3"/>
          <w:numId w:val="4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B7D29">
        <w:rPr>
          <w:rFonts w:ascii="TH Sarabun New" w:hAnsi="TH Sarabun New"/>
          <w:sz w:val="32"/>
        </w:rPr>
        <w:t xml:space="preserve">lendings.py - </w:t>
      </w:r>
      <w:r w:rsidRPr="00DB7D29">
        <w:rPr>
          <w:rFonts w:ascii="TH Sarabun New" w:hAnsi="TH Sarabun New"/>
          <w:sz w:val="32"/>
          <w:cs/>
        </w:rPr>
        <w:t>จัดการยืม-คืน</w:t>
      </w:r>
    </w:p>
    <w:p w14:paraId="7DD62578" w14:textId="455697EA" w:rsidR="006F2EF6" w:rsidRPr="00DB7D29" w:rsidRDefault="006F2EF6" w:rsidP="00187659">
      <w:pPr>
        <w:pStyle w:val="ListParagraph"/>
        <w:numPr>
          <w:ilvl w:val="3"/>
          <w:numId w:val="4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B7D29">
        <w:rPr>
          <w:rFonts w:ascii="TH Sarabun New" w:hAnsi="TH Sarabun New"/>
          <w:sz w:val="32"/>
        </w:rPr>
        <w:t xml:space="preserve">report.py - </w:t>
      </w:r>
      <w:r w:rsidRPr="00DB7D29">
        <w:rPr>
          <w:rFonts w:ascii="TH Sarabun New" w:hAnsi="TH Sarabun New"/>
          <w:sz w:val="32"/>
          <w:cs/>
        </w:rPr>
        <w:t>สร้างรายงาน</w:t>
      </w:r>
    </w:p>
    <w:p w14:paraId="1B687A23" w14:textId="5DDF7E5A" w:rsidR="006F2EF6" w:rsidRPr="00DB7D29" w:rsidRDefault="006F2EF6" w:rsidP="00187659">
      <w:pPr>
        <w:pStyle w:val="ListParagraph"/>
        <w:numPr>
          <w:ilvl w:val="3"/>
          <w:numId w:val="4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B7D29">
        <w:rPr>
          <w:rFonts w:ascii="TH Sarabun New" w:hAnsi="TH Sarabun New"/>
          <w:sz w:val="32"/>
        </w:rPr>
        <w:t xml:space="preserve">main.py </w:t>
      </w:r>
      <w:r w:rsidR="00663A6E" w:rsidRPr="00DB7D29">
        <w:rPr>
          <w:rFonts w:ascii="TH Sarabun New" w:hAnsi="TH Sarabun New"/>
          <w:sz w:val="32"/>
        </w:rPr>
        <w:t>–</w:t>
      </w:r>
      <w:r w:rsidRPr="00DB7D29">
        <w:rPr>
          <w:rFonts w:ascii="TH Sarabun New" w:hAnsi="TH Sarabun New"/>
          <w:sz w:val="32"/>
        </w:rPr>
        <w:t xml:space="preserve"> </w:t>
      </w:r>
      <w:r w:rsidRPr="00DB7D29">
        <w:rPr>
          <w:rFonts w:ascii="TH Sarabun New" w:hAnsi="TH Sarabun New"/>
          <w:sz w:val="32"/>
          <w:cs/>
        </w:rPr>
        <w:t>เมนูหลัก</w:t>
      </w:r>
    </w:p>
    <w:p w14:paraId="17156208" w14:textId="212F746A" w:rsidR="00663A6E" w:rsidRDefault="008466A7" w:rsidP="009423D3">
      <w:pPr>
        <w:pStyle w:val="Heading2"/>
        <w:spacing w:line="240" w:lineRule="auto"/>
      </w:pPr>
      <w:bookmarkStart w:id="77" w:name="_Toc210379720"/>
      <w:bookmarkStart w:id="78" w:name="_Toc210387090"/>
      <w:r w:rsidRPr="008466A7">
        <w:rPr>
          <w:cs/>
        </w:rPr>
        <w:t>ฟังก์ชันหลักในแต่ละโมดูล</w:t>
      </w:r>
      <w:bookmarkEnd w:id="77"/>
      <w:bookmarkEnd w:id="78"/>
    </w:p>
    <w:p w14:paraId="46E924A2" w14:textId="5A654C25" w:rsidR="008466A7" w:rsidRDefault="002F338D" w:rsidP="009423D3">
      <w:pPr>
        <w:pStyle w:val="Heading3"/>
        <w:numPr>
          <w:ilvl w:val="0"/>
          <w:numId w:val="0"/>
        </w:numPr>
        <w:spacing w:line="240" w:lineRule="auto"/>
        <w:ind w:left="1070"/>
      </w:pPr>
      <w:r>
        <w:rPr>
          <w:rFonts w:hint="cs"/>
          <w:cs/>
        </w:rPr>
        <w:t xml:space="preserve">4.2.1 </w:t>
      </w:r>
      <w:r w:rsidR="000D5414" w:rsidRPr="000D5414">
        <w:rPr>
          <w:cs/>
        </w:rPr>
        <w:t xml:space="preserve">โมดูล </w:t>
      </w:r>
      <w:r w:rsidR="000D5414" w:rsidRPr="000D5414">
        <w:t>books.py</w:t>
      </w:r>
    </w:p>
    <w:p w14:paraId="7BD459E6" w14:textId="2D77BE37" w:rsidR="00BD5903" w:rsidRDefault="005D753D" w:rsidP="009423D3">
      <w:pPr>
        <w:pStyle w:val="Heading3"/>
        <w:numPr>
          <w:ilvl w:val="0"/>
          <w:numId w:val="0"/>
        </w:numPr>
        <w:tabs>
          <w:tab w:val="left" w:pos="1701"/>
        </w:tabs>
        <w:spacing w:line="240" w:lineRule="auto"/>
        <w:ind w:left="1070"/>
      </w:pPr>
      <w:r>
        <w:rPr>
          <w:rFonts w:hint="cs"/>
          <w:cs/>
        </w:rPr>
        <w:t xml:space="preserve">        </w:t>
      </w:r>
      <w:r w:rsidR="002F338D">
        <w:rPr>
          <w:rFonts w:hint="cs"/>
          <w:cs/>
        </w:rPr>
        <w:t>4.2.</w:t>
      </w:r>
      <w:r>
        <w:rPr>
          <w:rFonts w:hint="cs"/>
          <w:cs/>
        </w:rPr>
        <w:t>1.1</w:t>
      </w:r>
      <w:r w:rsidR="002F338D">
        <w:rPr>
          <w:rFonts w:hint="cs"/>
          <w:cs/>
        </w:rPr>
        <w:t xml:space="preserve"> </w:t>
      </w:r>
      <w:r w:rsidR="00BD5903" w:rsidRPr="00BD5903">
        <w:rPr>
          <w:cs/>
        </w:rPr>
        <w:t>ฟังก์ชัน</w:t>
      </w:r>
      <w:r w:rsidR="00BD5903" w:rsidRPr="00BD5903">
        <w:t xml:space="preserve"> add_book()</w:t>
      </w:r>
    </w:p>
    <w:p w14:paraId="2546BCF4" w14:textId="1254A0A7" w:rsidR="00567904" w:rsidRPr="00567904" w:rsidRDefault="00567904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ab/>
      </w:r>
      <w:r w:rsidRPr="00567904">
        <w:rPr>
          <w:rFonts w:ascii="TH Sarabun New" w:hAnsi="TH Sarabun New"/>
          <w:sz w:val="32"/>
          <w:cs/>
        </w:rPr>
        <w:t>วัตถุประสงค์:</w:t>
      </w:r>
      <w:r w:rsidRPr="00567904">
        <w:rPr>
          <w:rFonts w:ascii="TH Sarabun New" w:hAnsi="TH Sarabun New"/>
          <w:sz w:val="32"/>
        </w:rPr>
        <w:t xml:space="preserve"> </w:t>
      </w:r>
      <w:r w:rsidRPr="00567904">
        <w:rPr>
          <w:rFonts w:ascii="TH Sarabun New" w:hAnsi="TH Sarabun New"/>
          <w:sz w:val="32"/>
          <w:cs/>
        </w:rPr>
        <w:t>เพิ่มหนังสือใหม่เข้าระบบ</w:t>
      </w:r>
    </w:p>
    <w:p w14:paraId="25CBB535" w14:textId="77777777" w:rsidR="00567904" w:rsidRPr="00567904" w:rsidRDefault="00567904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567904">
        <w:rPr>
          <w:rFonts w:ascii="TH Sarabun New" w:hAnsi="TH Sarabun New"/>
          <w:sz w:val="32"/>
          <w:cs/>
        </w:rPr>
        <w:t>ขั้นตอนการทำงาน:</w:t>
      </w:r>
    </w:p>
    <w:p w14:paraId="12F3808F" w14:textId="3554D195" w:rsidR="00567904" w:rsidRDefault="00567904" w:rsidP="00187659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H Sarabun New" w:hAnsi="TH Sarabun New"/>
          <w:sz w:val="32"/>
        </w:rPr>
      </w:pPr>
      <w:r w:rsidRPr="00567904">
        <w:rPr>
          <w:rFonts w:ascii="TH Sarabun New" w:hAnsi="TH Sarabun New"/>
          <w:sz w:val="32"/>
          <w:cs/>
        </w:rPr>
        <w:t>เรียกใช้</w:t>
      </w:r>
      <w:r w:rsidRPr="00567904">
        <w:rPr>
          <w:rFonts w:ascii="TH Sarabun New" w:hAnsi="TH Sarabun New"/>
          <w:sz w:val="32"/>
        </w:rPr>
        <w:t xml:space="preserve"> get_last_id() </w:t>
      </w:r>
      <w:r w:rsidRPr="00567904">
        <w:rPr>
          <w:rFonts w:ascii="TH Sarabun New" w:hAnsi="TH Sarabun New"/>
          <w:sz w:val="32"/>
          <w:cs/>
        </w:rPr>
        <w:t xml:space="preserve">เพื่อหา </w:t>
      </w:r>
      <w:r w:rsidRPr="00567904">
        <w:rPr>
          <w:rFonts w:ascii="TH Sarabun New" w:hAnsi="TH Sarabun New"/>
          <w:sz w:val="32"/>
        </w:rPr>
        <w:t xml:space="preserve">ID </w:t>
      </w:r>
      <w:r w:rsidRPr="00567904">
        <w:rPr>
          <w:rFonts w:ascii="TH Sarabun New" w:hAnsi="TH Sarabun New"/>
          <w:sz w:val="32"/>
          <w:cs/>
        </w:rPr>
        <w:t xml:space="preserve">ล่าสุดในไฟล์ แล้วเพิ่ม </w:t>
      </w:r>
      <w:r w:rsidRPr="00567904">
        <w:rPr>
          <w:rFonts w:ascii="TH Sarabun New" w:hAnsi="TH Sarabun New"/>
          <w:sz w:val="32"/>
        </w:rPr>
        <w:t xml:space="preserve">1 </w:t>
      </w:r>
      <w:r w:rsidRPr="00567904">
        <w:rPr>
          <w:rFonts w:ascii="TH Sarabun New" w:hAnsi="TH Sarabun New"/>
          <w:sz w:val="32"/>
          <w:cs/>
        </w:rPr>
        <w:t xml:space="preserve">เป็น </w:t>
      </w:r>
      <w:r w:rsidRPr="00567904">
        <w:rPr>
          <w:rFonts w:ascii="TH Sarabun New" w:hAnsi="TH Sarabun New"/>
          <w:sz w:val="32"/>
        </w:rPr>
        <w:t xml:space="preserve">ID </w:t>
      </w:r>
      <w:r w:rsidRPr="00567904">
        <w:rPr>
          <w:rFonts w:ascii="TH Sarabun New" w:hAnsi="TH Sarabun New"/>
          <w:sz w:val="32"/>
          <w:cs/>
        </w:rPr>
        <w:t>ใหม่</w:t>
      </w:r>
    </w:p>
    <w:p w14:paraId="095E5857" w14:textId="707FF413" w:rsidR="00530710" w:rsidRPr="00567904" w:rsidRDefault="00530710" w:rsidP="009423D3">
      <w:pPr>
        <w:spacing w:line="240" w:lineRule="auto"/>
        <w:ind w:left="-567" w:firstLine="2694"/>
        <w:rPr>
          <w:rFonts w:ascii="TH Sarabun New" w:hAnsi="TH Sarabun New" w:hint="cs"/>
          <w:sz w:val="32"/>
        </w:rPr>
      </w:pPr>
      <w:r w:rsidRPr="00530710">
        <w:rPr>
          <w:rFonts w:ascii="TH Sarabun New" w:hAnsi="TH Sarabun New"/>
          <w:sz w:val="32"/>
        </w:rPr>
        <w:t xml:space="preserve">get_last_id(...) </w:t>
      </w:r>
      <w:r w:rsidRPr="00530710">
        <w:rPr>
          <w:rFonts w:ascii="TH Sarabun New" w:hAnsi="TH Sarabun New"/>
          <w:sz w:val="32"/>
          <w:cs/>
        </w:rPr>
        <w:t>เป็นฟังก์ชันที่ไปอ่านไฟล์ฐานข้อมูล (</w:t>
      </w:r>
      <w:r w:rsidRPr="00530710">
        <w:rPr>
          <w:rFonts w:ascii="TH Sarabun New" w:hAnsi="TH Sarabun New"/>
          <w:sz w:val="32"/>
        </w:rPr>
        <w:t xml:space="preserve">BOOKS_FILE) </w:t>
      </w:r>
      <w:r w:rsidRPr="00530710">
        <w:rPr>
          <w:rFonts w:ascii="TH Sarabun New" w:hAnsi="TH Sarabun New"/>
          <w:sz w:val="32"/>
          <w:cs/>
        </w:rPr>
        <w:t>แล้วคำนวณว่า</w:t>
      </w:r>
      <w:r w:rsidRPr="00530710">
        <w:rPr>
          <w:rFonts w:ascii="TH Sarabun New" w:hAnsi="TH Sarabun New"/>
          <w:sz w:val="32"/>
        </w:rPr>
        <w:t xml:space="preserve"> ID </w:t>
      </w:r>
      <w:r w:rsidRPr="00530710">
        <w:rPr>
          <w:rFonts w:ascii="TH Sarabun New" w:hAnsi="TH Sarabun New"/>
          <w:sz w:val="32"/>
          <w:cs/>
        </w:rPr>
        <w:t>ของหนังสือเล่มล่าสุดคืออะไร</w:t>
      </w:r>
      <w:r>
        <w:rPr>
          <w:rFonts w:ascii="TH Sarabun New" w:hAnsi="TH Sarabun New" w:hint="cs"/>
          <w:sz w:val="32"/>
          <w:cs/>
        </w:rPr>
        <w:t xml:space="preserve"> </w:t>
      </w:r>
      <w:r w:rsidRPr="00530710">
        <w:rPr>
          <w:rFonts w:ascii="TH Sarabun New" w:hAnsi="TH Sarabun New"/>
          <w:sz w:val="32"/>
          <w:cs/>
        </w:rPr>
        <w:t>จากนั้นนำ</w:t>
      </w:r>
      <w:r w:rsidRPr="00530710">
        <w:rPr>
          <w:rFonts w:ascii="TH Sarabun New" w:hAnsi="TH Sarabun New"/>
          <w:sz w:val="32"/>
        </w:rPr>
        <w:t xml:space="preserve"> last_id + 1 </w:t>
      </w:r>
      <w:r w:rsidRPr="00530710">
        <w:rPr>
          <w:rFonts w:ascii="TH Sarabun New" w:hAnsi="TH Sarabun New"/>
          <w:sz w:val="32"/>
          <w:cs/>
        </w:rPr>
        <w:t>เพื่อสร้าง</w:t>
      </w:r>
      <w:r w:rsidRPr="00530710">
        <w:rPr>
          <w:rFonts w:ascii="TH Sarabun New" w:hAnsi="TH Sarabun New"/>
          <w:sz w:val="32"/>
        </w:rPr>
        <w:t xml:space="preserve"> book_id </w:t>
      </w:r>
      <w:r w:rsidRPr="00530710">
        <w:rPr>
          <w:rFonts w:ascii="TH Sarabun New" w:hAnsi="TH Sarabun New"/>
          <w:sz w:val="32"/>
          <w:cs/>
        </w:rPr>
        <w:t>ใหม่ให้กับหนังสือที่จะเพิ่ม</w:t>
      </w:r>
    </w:p>
    <w:p w14:paraId="22979A4F" w14:textId="189A3A6C" w:rsidR="00567904" w:rsidRDefault="00567904" w:rsidP="00187659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H Sarabun New" w:hAnsi="TH Sarabun New"/>
          <w:sz w:val="32"/>
        </w:rPr>
      </w:pPr>
      <w:r w:rsidRPr="00567904">
        <w:rPr>
          <w:rFonts w:ascii="TH Sarabun New" w:hAnsi="TH Sarabun New"/>
          <w:sz w:val="32"/>
          <w:cs/>
        </w:rPr>
        <w:t>รับข้อมูลจากผู้ใช้ (</w:t>
      </w:r>
      <w:r w:rsidRPr="00567904">
        <w:rPr>
          <w:rFonts w:ascii="TH Sarabun New" w:hAnsi="TH Sarabun New"/>
          <w:sz w:val="32"/>
        </w:rPr>
        <w:t xml:space="preserve">ISBN, </w:t>
      </w:r>
      <w:r w:rsidRPr="00567904">
        <w:rPr>
          <w:rFonts w:ascii="TH Sarabun New" w:hAnsi="TH Sarabun New"/>
          <w:sz w:val="32"/>
          <w:cs/>
        </w:rPr>
        <w:t>ชื่อหนังสือ</w:t>
      </w:r>
      <w:r w:rsidRPr="00567904">
        <w:rPr>
          <w:rFonts w:ascii="TH Sarabun New" w:hAnsi="TH Sarabun New"/>
          <w:sz w:val="32"/>
        </w:rPr>
        <w:t xml:space="preserve">, </w:t>
      </w:r>
      <w:r w:rsidRPr="00567904">
        <w:rPr>
          <w:rFonts w:ascii="TH Sarabun New" w:hAnsi="TH Sarabun New"/>
          <w:sz w:val="32"/>
          <w:cs/>
        </w:rPr>
        <w:t>ผู้แต่ง</w:t>
      </w:r>
      <w:r w:rsidRPr="00567904">
        <w:rPr>
          <w:rFonts w:ascii="TH Sarabun New" w:hAnsi="TH Sarabun New"/>
          <w:sz w:val="32"/>
        </w:rPr>
        <w:t xml:space="preserve">, </w:t>
      </w:r>
      <w:r w:rsidRPr="00567904">
        <w:rPr>
          <w:rFonts w:ascii="TH Sarabun New" w:hAnsi="TH Sarabun New"/>
          <w:sz w:val="32"/>
          <w:cs/>
        </w:rPr>
        <w:t>จำนวน)</w:t>
      </w:r>
    </w:p>
    <w:p w14:paraId="46F67BE3" w14:textId="3C97BD78" w:rsidR="00A45825" w:rsidRPr="00A45825" w:rsidRDefault="00A45825" w:rsidP="009423D3">
      <w:pPr>
        <w:spacing w:line="240" w:lineRule="auto"/>
        <w:ind w:left="2127"/>
        <w:rPr>
          <w:rFonts w:ascii="TH Sarabun New" w:hAnsi="TH Sarabun New"/>
          <w:sz w:val="32"/>
        </w:rPr>
      </w:pPr>
      <w:r w:rsidRPr="00A45825">
        <w:rPr>
          <w:rFonts w:ascii="TH Sarabun New" w:hAnsi="TH Sarabun New"/>
          <w:sz w:val="32"/>
        </w:rPr>
        <w:t xml:space="preserve">isbn = </w:t>
      </w:r>
      <w:r w:rsidRPr="00A45825">
        <w:rPr>
          <w:rFonts w:ascii="TH Sarabun New" w:hAnsi="TH Sarabun New"/>
          <w:sz w:val="32"/>
          <w:cs/>
        </w:rPr>
        <w:t xml:space="preserve">รหัสหนังสือ (อาจเป็นเลข </w:t>
      </w:r>
      <w:r w:rsidRPr="00A45825">
        <w:rPr>
          <w:rFonts w:ascii="TH Sarabun New" w:hAnsi="TH Sarabun New"/>
          <w:sz w:val="32"/>
        </w:rPr>
        <w:t>ISBN)</w:t>
      </w:r>
    </w:p>
    <w:p w14:paraId="78FB946B" w14:textId="647F9E0F" w:rsidR="00A45825" w:rsidRPr="00A45825" w:rsidRDefault="00A45825" w:rsidP="009423D3">
      <w:pPr>
        <w:spacing w:line="240" w:lineRule="auto"/>
        <w:ind w:left="2127"/>
        <w:rPr>
          <w:rFonts w:ascii="TH Sarabun New" w:hAnsi="TH Sarabun New"/>
          <w:sz w:val="32"/>
        </w:rPr>
      </w:pPr>
      <w:r w:rsidRPr="00A45825">
        <w:rPr>
          <w:rFonts w:ascii="TH Sarabun New" w:hAnsi="TH Sarabun New"/>
          <w:sz w:val="32"/>
        </w:rPr>
        <w:t xml:space="preserve">title = </w:t>
      </w:r>
      <w:r w:rsidRPr="00A45825">
        <w:rPr>
          <w:rFonts w:ascii="TH Sarabun New" w:hAnsi="TH Sarabun New"/>
          <w:sz w:val="32"/>
          <w:cs/>
        </w:rPr>
        <w:t>ชื่อหนังสือ</w:t>
      </w:r>
    </w:p>
    <w:p w14:paraId="6679CEB8" w14:textId="4C3E6EB9" w:rsidR="00A45825" w:rsidRPr="00A45825" w:rsidRDefault="00A45825" w:rsidP="009423D3">
      <w:pPr>
        <w:spacing w:line="240" w:lineRule="auto"/>
        <w:ind w:left="2127"/>
        <w:rPr>
          <w:rFonts w:ascii="TH Sarabun New" w:hAnsi="TH Sarabun New"/>
          <w:sz w:val="32"/>
        </w:rPr>
      </w:pPr>
      <w:r w:rsidRPr="00A45825">
        <w:rPr>
          <w:rFonts w:ascii="TH Sarabun New" w:hAnsi="TH Sarabun New"/>
          <w:sz w:val="32"/>
        </w:rPr>
        <w:t xml:space="preserve">author = </w:t>
      </w:r>
      <w:r w:rsidRPr="00A45825">
        <w:rPr>
          <w:rFonts w:ascii="TH Sarabun New" w:hAnsi="TH Sarabun New"/>
          <w:sz w:val="32"/>
          <w:cs/>
        </w:rPr>
        <w:t>ผู้แต่ง</w:t>
      </w:r>
    </w:p>
    <w:p w14:paraId="38BB384A" w14:textId="37BE3FE5" w:rsidR="00A45825" w:rsidRPr="00567904" w:rsidRDefault="00A45825" w:rsidP="009423D3">
      <w:pPr>
        <w:spacing w:line="240" w:lineRule="auto"/>
        <w:ind w:left="2127"/>
        <w:rPr>
          <w:rFonts w:ascii="TH Sarabun New" w:hAnsi="TH Sarabun New" w:hint="cs"/>
          <w:sz w:val="32"/>
        </w:rPr>
      </w:pPr>
      <w:r w:rsidRPr="00A45825">
        <w:rPr>
          <w:rFonts w:ascii="TH Sarabun New" w:hAnsi="TH Sarabun New"/>
          <w:sz w:val="32"/>
        </w:rPr>
        <w:t xml:space="preserve">quantity = </w:t>
      </w:r>
      <w:r w:rsidRPr="00A45825">
        <w:rPr>
          <w:rFonts w:ascii="TH Sarabun New" w:hAnsi="TH Sarabun New"/>
          <w:sz w:val="32"/>
          <w:cs/>
        </w:rPr>
        <w:t>จำนวนเล่ม (ต้องแปลงเป็น</w:t>
      </w:r>
      <w:r w:rsidRPr="00A45825">
        <w:rPr>
          <w:rFonts w:ascii="TH Sarabun New" w:hAnsi="TH Sarabun New"/>
          <w:sz w:val="32"/>
        </w:rPr>
        <w:t xml:space="preserve"> int)</w:t>
      </w:r>
    </w:p>
    <w:p w14:paraId="2D07908F" w14:textId="7A04CDAF" w:rsidR="00567904" w:rsidRDefault="00567904" w:rsidP="00187659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H Sarabun New" w:hAnsi="TH Sarabun New"/>
          <w:sz w:val="32"/>
        </w:rPr>
      </w:pPr>
      <w:r w:rsidRPr="00567904">
        <w:rPr>
          <w:rFonts w:ascii="TH Sarabun New" w:hAnsi="TH Sarabun New"/>
          <w:sz w:val="32"/>
          <w:cs/>
        </w:rPr>
        <w:t>ใช้</w:t>
      </w:r>
      <w:r w:rsidRPr="00567904">
        <w:rPr>
          <w:rFonts w:ascii="TH Sarabun New" w:hAnsi="TH Sarabun New"/>
          <w:sz w:val="32"/>
        </w:rPr>
        <w:t xml:space="preserve"> struct.pack() </w:t>
      </w:r>
      <w:r w:rsidRPr="00567904">
        <w:rPr>
          <w:rFonts w:ascii="TH Sarabun New" w:hAnsi="TH Sarabun New"/>
          <w:sz w:val="32"/>
          <w:cs/>
        </w:rPr>
        <w:t xml:space="preserve">แปลงข้อมูลเป็น </w:t>
      </w:r>
      <w:r w:rsidRPr="00567904">
        <w:rPr>
          <w:rFonts w:ascii="TH Sarabun New" w:hAnsi="TH Sarabun New"/>
          <w:sz w:val="32"/>
        </w:rPr>
        <w:t xml:space="preserve">binary </w:t>
      </w:r>
      <w:r w:rsidRPr="00567904">
        <w:rPr>
          <w:rFonts w:ascii="TH Sarabun New" w:hAnsi="TH Sarabun New"/>
          <w:sz w:val="32"/>
          <w:cs/>
        </w:rPr>
        <w:t>ตามรูปแบบ</w:t>
      </w:r>
      <w:r w:rsidRPr="00567904">
        <w:rPr>
          <w:rFonts w:ascii="TH Sarabun New" w:hAnsi="TH Sarabun New"/>
          <w:sz w:val="32"/>
        </w:rPr>
        <w:t xml:space="preserve"> BOOK_FORMAT</w:t>
      </w:r>
    </w:p>
    <w:p w14:paraId="2B15CB55" w14:textId="694F379D" w:rsidR="00C40D01" w:rsidRPr="00C40D01" w:rsidRDefault="00C40D01" w:rsidP="009423D3">
      <w:pPr>
        <w:spacing w:before="100" w:beforeAutospacing="1" w:after="100" w:afterAutospacing="1" w:line="240" w:lineRule="auto"/>
        <w:ind w:left="567" w:firstLine="1843"/>
        <w:jc w:val="thaiDistribute"/>
        <w:rPr>
          <w:rFonts w:ascii="TH Sarabun New" w:eastAsia="Times New Roman" w:hAnsi="TH Sarabun New"/>
          <w:kern w:val="0"/>
          <w:sz w:val="32"/>
          <w14:ligatures w14:val="none"/>
        </w:rPr>
      </w:pP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>ใช้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 struct.pack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แปลงข้อมูลจาก 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Python </w:t>
      </w:r>
      <w:r w:rsidRPr="00C40D01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 Binary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>ตามรูปแบบที่กำหนดใน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>BOOK_FORMAT</w:t>
      </w:r>
    </w:p>
    <w:p w14:paraId="7E263FC3" w14:textId="45D52ABF" w:rsidR="00C40D01" w:rsidRPr="00C40D01" w:rsidRDefault="00C40D01" w:rsidP="009423D3">
      <w:pPr>
        <w:spacing w:before="100" w:beforeAutospacing="1" w:after="100" w:afterAutospacing="1" w:line="240" w:lineRule="auto"/>
        <w:ind w:left="2520"/>
        <w:jc w:val="thaiDistribute"/>
        <w:rPr>
          <w:rFonts w:ascii="TH Sarabun New" w:eastAsia="Times New Roman" w:hAnsi="TH Sarabun New"/>
          <w:kern w:val="0"/>
          <w:sz w:val="32"/>
          <w14:ligatures w14:val="none"/>
        </w:rPr>
      </w:pP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STATUS_ACTIVE = flag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>บอกว่ายังใช้งานได้ (ไม่ถูกลบ)</w:t>
      </w:r>
    </w:p>
    <w:p w14:paraId="1C690B69" w14:textId="13B4F62A" w:rsidR="00C40D01" w:rsidRPr="00C40D01" w:rsidRDefault="00C40D01" w:rsidP="009423D3">
      <w:pPr>
        <w:spacing w:before="100" w:beforeAutospacing="1" w:after="100" w:afterAutospacing="1" w:line="240" w:lineRule="auto"/>
        <w:ind w:left="2520"/>
        <w:jc w:val="thaiDistribute"/>
        <w:rPr>
          <w:rFonts w:ascii="TH Sarabun New" w:eastAsia="Times New Roman" w:hAnsi="TH Sarabun New"/>
          <w:kern w:val="0"/>
          <w:sz w:val="32"/>
          <w14:ligatures w14:val="none"/>
        </w:rPr>
      </w:pP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lastRenderedPageBreak/>
        <w:t xml:space="preserve">book_id =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>รหัสหนังสือใหม่</w:t>
      </w:r>
    </w:p>
    <w:p w14:paraId="04E78075" w14:textId="58B32AEA" w:rsidR="00C40D01" w:rsidRPr="00C40D01" w:rsidRDefault="00C40D01" w:rsidP="009423D3">
      <w:pPr>
        <w:spacing w:before="100" w:beforeAutospacing="1" w:after="100" w:afterAutospacing="1" w:line="240" w:lineRule="auto"/>
        <w:ind w:left="567" w:firstLine="1985"/>
        <w:jc w:val="thaiDistribute"/>
        <w:rPr>
          <w:rFonts w:ascii="TH Sarabun New" w:eastAsia="Times New Roman" w:hAnsi="TH Sarabun New"/>
          <w:kern w:val="0"/>
          <w:sz w:val="32"/>
          <w14:ligatures w14:val="none"/>
        </w:rPr>
      </w:pP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pack_string(..., size) =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ฟังก์ชันเสริมที่ใช้จัดการ 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string </w:t>
      </w:r>
      <w:r w:rsidRPr="00C40D01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 fixed size (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เช่น 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ISBN 16 byte,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ชื่อ 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128 byte,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ผู้แต่ง </w:t>
      </w: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>64 byte)</w:t>
      </w:r>
    </w:p>
    <w:p w14:paraId="5F9E781A" w14:textId="0337636B" w:rsidR="00C40D01" w:rsidRPr="00A1470F" w:rsidRDefault="00C40D01" w:rsidP="009423D3">
      <w:pPr>
        <w:spacing w:before="100" w:beforeAutospacing="1" w:after="100" w:afterAutospacing="1" w:line="240" w:lineRule="auto"/>
        <w:ind w:left="2520"/>
        <w:jc w:val="thaiDistribute"/>
        <w:rPr>
          <w:rFonts w:ascii="TH Sarabun New" w:eastAsia="Times New Roman" w:hAnsi="TH Sarabun New"/>
          <w:kern w:val="0"/>
          <w:sz w:val="32"/>
          <w14:ligatures w14:val="none"/>
        </w:rPr>
      </w:pPr>
      <w:r w:rsidRPr="00C40D01">
        <w:rPr>
          <w:rFonts w:ascii="TH Sarabun New" w:eastAsia="Times New Roman" w:hAnsi="TH Sarabun New"/>
          <w:kern w:val="0"/>
          <w:sz w:val="32"/>
          <w14:ligatures w14:val="none"/>
        </w:rPr>
        <w:t xml:space="preserve">quantity = </w:t>
      </w:r>
      <w:r w:rsidRPr="00C40D01">
        <w:rPr>
          <w:rFonts w:ascii="TH Sarabun New" w:eastAsia="Times New Roman" w:hAnsi="TH Sarabun New"/>
          <w:kern w:val="0"/>
          <w:sz w:val="32"/>
          <w:cs/>
          <w14:ligatures w14:val="none"/>
        </w:rPr>
        <w:t>จำนวนเล่ม</w:t>
      </w:r>
    </w:p>
    <w:p w14:paraId="164178D9" w14:textId="03B2C858" w:rsidR="00567904" w:rsidRDefault="00567904" w:rsidP="00187659">
      <w:pPr>
        <w:numPr>
          <w:ilvl w:val="0"/>
          <w:numId w:val="3"/>
        </w:numPr>
        <w:tabs>
          <w:tab w:val="num" w:pos="720"/>
        </w:tabs>
        <w:spacing w:line="240" w:lineRule="auto"/>
        <w:rPr>
          <w:rFonts w:ascii="TH Sarabun New" w:hAnsi="TH Sarabun New"/>
          <w:sz w:val="32"/>
        </w:rPr>
      </w:pPr>
      <w:r w:rsidRPr="00567904">
        <w:rPr>
          <w:rFonts w:ascii="TH Sarabun New" w:hAnsi="TH Sarabun New"/>
          <w:sz w:val="32"/>
          <w:cs/>
        </w:rPr>
        <w:t xml:space="preserve">เขียนข้อมูลต่อท้ายไฟล์ด้วย </w:t>
      </w:r>
      <w:r w:rsidRPr="00567904">
        <w:rPr>
          <w:rFonts w:ascii="TH Sarabun New" w:hAnsi="TH Sarabun New"/>
          <w:sz w:val="32"/>
        </w:rPr>
        <w:t>mode 'ab' (append binary)</w:t>
      </w:r>
    </w:p>
    <w:p w14:paraId="6DB3FB53" w14:textId="3B7D1E59" w:rsidR="00D96F4D" w:rsidRPr="00A137AC" w:rsidRDefault="00D96F4D" w:rsidP="00187659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>เปิดไฟล์</w:t>
      </w:r>
      <w:r w:rsidRPr="00A137AC">
        <w:rPr>
          <w:rFonts w:ascii="TH Sarabun New" w:eastAsia="Times New Roman" w:hAnsi="TH Sarabun New"/>
          <w:kern w:val="0"/>
          <w:sz w:val="32"/>
          <w14:ligatures w14:val="none"/>
        </w:rPr>
        <w:t xml:space="preserve"> BOOKS_FILE </w:t>
      </w: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>ด้วยโหมด</w:t>
      </w:r>
      <w:r w:rsidRPr="00A137AC">
        <w:rPr>
          <w:rFonts w:ascii="TH Sarabun New" w:eastAsia="Times New Roman" w:hAnsi="TH Sarabun New"/>
          <w:kern w:val="0"/>
          <w:sz w:val="32"/>
          <w14:ligatures w14:val="none"/>
        </w:rPr>
        <w:t xml:space="preserve"> ab (append binary)</w:t>
      </w:r>
    </w:p>
    <w:p w14:paraId="2CBDA14E" w14:textId="2D02768F" w:rsidR="00D96F4D" w:rsidRPr="00A137AC" w:rsidRDefault="00D96F4D" w:rsidP="00187659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เขียน </w:t>
      </w:r>
      <w:r w:rsidRPr="00A137AC">
        <w:rPr>
          <w:rFonts w:ascii="TH Sarabun New" w:eastAsia="Times New Roman" w:hAnsi="TH Sarabun New"/>
          <w:kern w:val="0"/>
          <w:sz w:val="32"/>
          <w14:ligatures w14:val="none"/>
        </w:rPr>
        <w:t xml:space="preserve">record </w:t>
      </w: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>ที่เพิ่งสร้างลงไปต่อท้ายไฟล์</w:t>
      </w:r>
    </w:p>
    <w:p w14:paraId="023447B2" w14:textId="1ABA83A0" w:rsidR="00D96F4D" w:rsidRPr="00A137AC" w:rsidRDefault="00D96F4D" w:rsidP="00187659">
      <w:pPr>
        <w:pStyle w:val="ListParagraph"/>
        <w:numPr>
          <w:ilvl w:val="0"/>
          <w:numId w:val="20"/>
        </w:num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>ใช้</w:t>
      </w:r>
      <w:r w:rsidRPr="00A137AC">
        <w:rPr>
          <w:rFonts w:ascii="TH Sarabun New" w:eastAsia="Times New Roman" w:hAnsi="TH Sarabun New"/>
          <w:kern w:val="0"/>
          <w:sz w:val="32"/>
          <w14:ligatures w14:val="none"/>
        </w:rPr>
        <w:t xml:space="preserve"> with </w:t>
      </w:r>
      <w:r w:rsidRPr="00A137AC">
        <w:rPr>
          <w:rFonts w:ascii="TH Sarabun New" w:eastAsia="Times New Roman" w:hAnsi="TH Sarabun New"/>
          <w:kern w:val="0"/>
          <w:sz w:val="32"/>
          <w:cs/>
          <w14:ligatures w14:val="none"/>
        </w:rPr>
        <w:t>เพื่อให้ปิดไฟล์ให้อัตโนมัติเมื่อเสร็จ</w:t>
      </w:r>
    </w:p>
    <w:p w14:paraId="68B2842A" w14:textId="69BCCB3A" w:rsidR="00A66C65" w:rsidRDefault="00A650A7" w:rsidP="009423D3">
      <w:pPr>
        <w:spacing w:line="240" w:lineRule="auto"/>
        <w:rPr>
          <w:rFonts w:ascii="TH Sarabun New" w:hAnsi="TH Sarabun New"/>
          <w:sz w:val="32"/>
        </w:rPr>
      </w:pPr>
      <w:r w:rsidRPr="00130B9D">
        <w:rPr>
          <w:rFonts w:ascii="TH Sarabun New" w:hAnsi="TH Sarabun New"/>
          <w:noProof/>
          <w:sz w:val="32"/>
        </w:rPr>
        <w:drawing>
          <wp:anchor distT="0" distB="0" distL="114300" distR="114300" simplePos="0" relativeHeight="251715072" behindDoc="0" locked="0" layoutInCell="1" allowOverlap="1" wp14:anchorId="14F884F4" wp14:editId="794F767C">
            <wp:simplePos x="0" y="0"/>
            <wp:positionH relativeFrom="column">
              <wp:posOffset>238760</wp:posOffset>
            </wp:positionH>
            <wp:positionV relativeFrom="paragraph">
              <wp:posOffset>116205</wp:posOffset>
            </wp:positionV>
            <wp:extent cx="5198110" cy="2733040"/>
            <wp:effectExtent l="76200" t="76200" r="135890" b="124460"/>
            <wp:wrapTopAndBottom/>
            <wp:docPr id="110669972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9972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"/>
                    <a:stretch/>
                  </pic:blipFill>
                  <pic:spPr bwMode="auto">
                    <a:xfrm>
                      <a:off x="0" y="0"/>
                      <a:ext cx="5198110" cy="27330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D8C975" w14:textId="1C80FEBD" w:rsidR="00CA44BE" w:rsidRPr="00B21B30" w:rsidRDefault="00CA44BE" w:rsidP="009423D3">
      <w:pPr>
        <w:pStyle w:val="a"/>
        <w:spacing w:line="240" w:lineRule="auto"/>
        <w:rPr>
          <w:b/>
          <w:bCs w:val="0"/>
          <w:cs/>
        </w:rPr>
      </w:pPr>
      <w:bookmarkStart w:id="79" w:name="_Toc210495219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1</w:t>
      </w:r>
      <w:r w:rsidR="00883471">
        <w:rPr>
          <w:b/>
          <w:bCs w:val="0"/>
        </w:rPr>
        <w:fldChar w:fldCharType="end"/>
      </w:r>
      <w:r w:rsidR="00B32DDC">
        <w:t xml:space="preserve"> </w:t>
      </w:r>
      <w:r w:rsidR="00B32DDC" w:rsidRPr="00B21B30">
        <w:rPr>
          <w:rFonts w:hint="cs"/>
          <w:b/>
          <w:bCs w:val="0"/>
          <w:cs/>
        </w:rPr>
        <w:t>ฟัง</w:t>
      </w:r>
      <w:r w:rsidR="00B21B30" w:rsidRPr="00B21B30">
        <w:rPr>
          <w:rFonts w:hint="cs"/>
          <w:b/>
          <w:bCs w:val="0"/>
          <w:cs/>
        </w:rPr>
        <w:t>ก์ชั่น</w:t>
      </w:r>
      <w:r w:rsidR="00B21B30" w:rsidRPr="00B21B30">
        <w:t xml:space="preserve"> </w:t>
      </w:r>
      <w:r w:rsidR="00B21B30" w:rsidRPr="00BD5903">
        <w:t>add_book</w:t>
      </w:r>
      <w:bookmarkEnd w:id="79"/>
    </w:p>
    <w:p w14:paraId="52D2C3E8" w14:textId="105AD69B" w:rsidR="00820F11" w:rsidRPr="000B54CC" w:rsidRDefault="00820F11" w:rsidP="00187659">
      <w:pPr>
        <w:pStyle w:val="ListParagraph"/>
        <w:numPr>
          <w:ilvl w:val="3"/>
          <w:numId w:val="17"/>
        </w:numPr>
        <w:spacing w:line="240" w:lineRule="auto"/>
        <w:rPr>
          <w:rFonts w:ascii="TH Sarabun New" w:hAnsi="TH Sarabun New"/>
          <w:sz w:val="32"/>
        </w:rPr>
      </w:pPr>
      <w:r w:rsidRPr="000B54CC">
        <w:rPr>
          <w:rFonts w:ascii="TH Sarabun New" w:hAnsi="TH Sarabun New"/>
          <w:sz w:val="32"/>
          <w:cs/>
        </w:rPr>
        <w:t xml:space="preserve">ฟังก์ชัน </w:t>
      </w:r>
      <w:r w:rsidRPr="000B54CC">
        <w:rPr>
          <w:rFonts w:ascii="TH Sarabun New" w:hAnsi="TH Sarabun New"/>
          <w:sz w:val="32"/>
        </w:rPr>
        <w:t>update_book()</w:t>
      </w:r>
    </w:p>
    <w:p w14:paraId="636BA749" w14:textId="77777777" w:rsidR="000B54CC" w:rsidRDefault="0047420A" w:rsidP="009423D3">
      <w:pPr>
        <w:spacing w:line="240" w:lineRule="auto"/>
        <w:rPr>
          <w:rFonts w:ascii="TH Sarabun New" w:hAnsi="TH Sarabun New"/>
          <w:sz w:val="32"/>
        </w:rPr>
      </w:pPr>
      <w:r w:rsidRPr="0047420A">
        <w:rPr>
          <w:rFonts w:ascii="TH Sarabun New" w:hAnsi="TH Sarabun New"/>
          <w:sz w:val="32"/>
          <w:cs/>
        </w:rPr>
        <w:t xml:space="preserve">ฟังก์ชันถูกแบ่งการทำงานออกเป็น </w:t>
      </w:r>
      <w:r w:rsidRPr="0047420A">
        <w:rPr>
          <w:rFonts w:ascii="TH Sarabun New" w:hAnsi="TH Sarabun New"/>
          <w:sz w:val="32"/>
        </w:rPr>
        <w:t xml:space="preserve">3 </w:t>
      </w:r>
      <w:r w:rsidRPr="0047420A">
        <w:rPr>
          <w:rFonts w:ascii="TH Sarabun New" w:hAnsi="TH Sarabun New"/>
          <w:sz w:val="32"/>
          <w:cs/>
        </w:rPr>
        <w:t>ขั้นตอนหลัก ๆ ดัง</w:t>
      </w:r>
      <w:r>
        <w:rPr>
          <w:rFonts w:ascii="TH Sarabun New" w:hAnsi="TH Sarabun New" w:hint="cs"/>
          <w:sz w:val="32"/>
          <w:cs/>
        </w:rPr>
        <w:t>นี้</w:t>
      </w:r>
    </w:p>
    <w:p w14:paraId="2B6EC772" w14:textId="46A265E1" w:rsidR="000B54CC" w:rsidRPr="000B54CC" w:rsidRDefault="00177785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1.</w:t>
      </w:r>
      <w:r w:rsidR="0072666A">
        <w:rPr>
          <w:rFonts w:ascii="TH Sarabun New" w:hAnsi="TH Sarabun New" w:hint="cs"/>
          <w:sz w:val="32"/>
          <w:cs/>
        </w:rPr>
        <w:t xml:space="preserve"> </w:t>
      </w:r>
      <w:r w:rsidR="000B54CC" w:rsidRPr="000B54CC">
        <w:rPr>
          <w:rFonts w:ascii="TH Sarabun New" w:hAnsi="TH Sarabun New"/>
          <w:sz w:val="32"/>
          <w:cs/>
        </w:rPr>
        <w:t xml:space="preserve">การสร้าง </w:t>
      </w:r>
      <w:r w:rsidR="000B54CC" w:rsidRPr="000B54CC">
        <w:rPr>
          <w:rFonts w:ascii="TH Sarabun New" w:hAnsi="TH Sarabun New"/>
          <w:sz w:val="32"/>
        </w:rPr>
        <w:t xml:space="preserve">ID </w:t>
      </w:r>
      <w:r w:rsidR="000B54CC" w:rsidRPr="000B54CC">
        <w:rPr>
          <w:rFonts w:ascii="TH Sarabun New" w:hAnsi="TH Sarabun New"/>
          <w:sz w:val="32"/>
          <w:cs/>
        </w:rPr>
        <w:t>ใหม่ (</w:t>
      </w:r>
      <w:r w:rsidR="000B54CC" w:rsidRPr="000B54CC">
        <w:rPr>
          <w:rFonts w:ascii="TH Sarabun New" w:hAnsi="TH Sarabun New"/>
          <w:sz w:val="32"/>
        </w:rPr>
        <w:t>last_id = get_last_id(...))</w:t>
      </w:r>
    </w:p>
    <w:p w14:paraId="53E63A7A" w14:textId="77777777" w:rsidR="000B54CC" w:rsidRPr="000B54CC" w:rsidRDefault="000B54CC" w:rsidP="00187659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0B54CC">
        <w:rPr>
          <w:rFonts w:ascii="TH Sarabun New" w:hAnsi="TH Sarabun New"/>
          <w:sz w:val="32"/>
        </w:rPr>
        <w:t xml:space="preserve">last_id = get_last_id(BOOKS_FILE, BOOK_RECORD_SIZE): </w:t>
      </w:r>
      <w:r w:rsidRPr="000B54CC">
        <w:rPr>
          <w:rFonts w:ascii="TH Sarabun New" w:hAnsi="TH Sarabun New"/>
          <w:sz w:val="32"/>
          <w:cs/>
        </w:rPr>
        <w:t>ฟังก์ชันนี้จะเรียกใช้ฟังก์ชันภายนอกชื่อ</w:t>
      </w:r>
      <w:r w:rsidRPr="000B54CC">
        <w:rPr>
          <w:rFonts w:ascii="TH Sarabun New" w:hAnsi="TH Sarabun New"/>
          <w:sz w:val="32"/>
        </w:rPr>
        <w:t xml:space="preserve"> get_last_id </w:t>
      </w:r>
      <w:r w:rsidRPr="000B54CC">
        <w:rPr>
          <w:rFonts w:ascii="TH Sarabun New" w:hAnsi="TH Sarabun New"/>
          <w:sz w:val="32"/>
          <w:cs/>
        </w:rPr>
        <w:t>เพื่อดึง</w:t>
      </w:r>
      <w:r w:rsidRPr="000B54CC">
        <w:rPr>
          <w:rFonts w:ascii="TH Sarabun New" w:hAnsi="TH Sarabun New"/>
          <w:sz w:val="32"/>
        </w:rPr>
        <w:t xml:space="preserve"> ID </w:t>
      </w:r>
      <w:r w:rsidRPr="000B54CC">
        <w:rPr>
          <w:rFonts w:ascii="TH Sarabun New" w:hAnsi="TH Sarabun New"/>
          <w:sz w:val="32"/>
          <w:cs/>
        </w:rPr>
        <w:t>ล่าสุด</w:t>
      </w:r>
      <w:r w:rsidRPr="000B54CC">
        <w:rPr>
          <w:rFonts w:ascii="TH Sarabun New" w:hAnsi="TH Sarabun New"/>
          <w:sz w:val="32"/>
        </w:rPr>
        <w:t xml:space="preserve"> </w:t>
      </w:r>
      <w:r w:rsidRPr="000B54CC">
        <w:rPr>
          <w:rFonts w:ascii="TH Sarabun New" w:hAnsi="TH Sarabun New"/>
          <w:sz w:val="32"/>
          <w:cs/>
        </w:rPr>
        <w:t>ของหนังสือที่มีอยู่ในไฟล์ฐานข้อมูล</w:t>
      </w:r>
    </w:p>
    <w:p w14:paraId="425E40E6" w14:textId="6A05C1D2" w:rsidR="000B54CC" w:rsidRPr="000B54CC" w:rsidRDefault="000B54CC" w:rsidP="009423D3">
      <w:pPr>
        <w:spacing w:line="240" w:lineRule="auto"/>
        <w:ind w:left="1080"/>
        <w:jc w:val="thaiDistribute"/>
        <w:rPr>
          <w:rFonts w:ascii="TH Sarabun New" w:hAnsi="TH Sarabun New"/>
          <w:sz w:val="32"/>
        </w:rPr>
      </w:pPr>
      <w:r w:rsidRPr="000B54CC">
        <w:rPr>
          <w:rFonts w:ascii="TH Sarabun New" w:hAnsi="TH Sarabun New"/>
          <w:sz w:val="32"/>
        </w:rPr>
        <w:lastRenderedPageBreak/>
        <w:t xml:space="preserve">BOOKS_FILE: </w:t>
      </w:r>
      <w:r w:rsidRPr="000B54CC">
        <w:rPr>
          <w:rFonts w:ascii="TH Sarabun New" w:hAnsi="TH Sarabun New"/>
          <w:sz w:val="32"/>
          <w:cs/>
        </w:rPr>
        <w:t xml:space="preserve">คือตัวแปรที่เก็บชื่อหรือพาธของไฟล์ฐานข้อมูลหนังสือ </w:t>
      </w:r>
    </w:p>
    <w:p w14:paraId="34EC8495" w14:textId="77777777" w:rsidR="000B54CC" w:rsidRPr="00177785" w:rsidRDefault="000B54CC" w:rsidP="00187659">
      <w:pPr>
        <w:pStyle w:val="ListParagraph"/>
        <w:numPr>
          <w:ilvl w:val="0"/>
          <w:numId w:val="18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177785">
        <w:rPr>
          <w:rFonts w:ascii="TH Sarabun New" w:hAnsi="TH Sarabun New"/>
          <w:sz w:val="32"/>
        </w:rPr>
        <w:t xml:space="preserve">BOOK_RECORD_SIZE: </w:t>
      </w:r>
      <w:r w:rsidRPr="00177785">
        <w:rPr>
          <w:rFonts w:ascii="TH Sarabun New" w:hAnsi="TH Sarabun New"/>
          <w:sz w:val="32"/>
          <w:cs/>
        </w:rPr>
        <w:t>คือขนาดของเรคคอร์ด (</w:t>
      </w:r>
      <w:r w:rsidRPr="00177785">
        <w:rPr>
          <w:rFonts w:ascii="TH Sarabun New" w:hAnsi="TH Sarabun New"/>
          <w:sz w:val="32"/>
        </w:rPr>
        <w:t xml:space="preserve">record) </w:t>
      </w:r>
      <w:r w:rsidRPr="00177785">
        <w:rPr>
          <w:rFonts w:ascii="TH Sarabun New" w:hAnsi="TH Sarabun New"/>
          <w:sz w:val="32"/>
          <w:cs/>
        </w:rPr>
        <w:t>หนังสือแต่ละรายการในหน่วยไบต์ ซึ่งใช้ในการคำนวณตำแหน่งของเรคคอร์ดสุดท้าย</w:t>
      </w:r>
    </w:p>
    <w:p w14:paraId="70A7177A" w14:textId="77777777" w:rsidR="000B54CC" w:rsidRDefault="000B54CC" w:rsidP="009423D3">
      <w:pPr>
        <w:pStyle w:val="ListParagraph"/>
        <w:spacing w:line="240" w:lineRule="auto"/>
        <w:jc w:val="thaiDistribute"/>
        <w:rPr>
          <w:rFonts w:ascii="TH Sarabun New" w:hAnsi="TH Sarabun New"/>
          <w:sz w:val="32"/>
        </w:rPr>
      </w:pPr>
      <w:r w:rsidRPr="000B54CC">
        <w:rPr>
          <w:rFonts w:ascii="TH Sarabun New" w:hAnsi="TH Sarabun New"/>
          <w:sz w:val="32"/>
        </w:rPr>
        <w:t xml:space="preserve">book_id = last_id + 1: </w:t>
      </w:r>
      <w:r w:rsidRPr="000B54CC">
        <w:rPr>
          <w:rFonts w:ascii="TH Sarabun New" w:hAnsi="TH Sarabun New"/>
          <w:sz w:val="32"/>
          <w:cs/>
        </w:rPr>
        <w:t xml:space="preserve">นำ </w:t>
      </w:r>
      <w:r w:rsidRPr="000B54CC">
        <w:rPr>
          <w:rFonts w:ascii="TH Sarabun New" w:hAnsi="TH Sarabun New"/>
          <w:sz w:val="32"/>
        </w:rPr>
        <w:t xml:space="preserve">ID </w:t>
      </w:r>
      <w:r w:rsidRPr="000B54CC">
        <w:rPr>
          <w:rFonts w:ascii="TH Sarabun New" w:hAnsi="TH Sarabun New"/>
          <w:sz w:val="32"/>
          <w:cs/>
        </w:rPr>
        <w:t xml:space="preserve">ล่าสุดที่ได้มาบวกด้วย </w:t>
      </w:r>
      <w:r w:rsidRPr="000B54CC">
        <w:rPr>
          <w:rFonts w:ascii="TH Sarabun New" w:hAnsi="TH Sarabun New"/>
          <w:sz w:val="32"/>
        </w:rPr>
        <w:t xml:space="preserve">1 </w:t>
      </w:r>
      <w:r w:rsidRPr="000B54CC">
        <w:rPr>
          <w:rFonts w:ascii="TH Sarabun New" w:hAnsi="TH Sarabun New"/>
          <w:sz w:val="32"/>
          <w:cs/>
        </w:rPr>
        <w:t>เพื่อกำหนดให้เป็น</w:t>
      </w:r>
      <w:r w:rsidRPr="000B54CC">
        <w:rPr>
          <w:rFonts w:ascii="TH Sarabun New" w:hAnsi="TH Sarabun New"/>
          <w:sz w:val="32"/>
        </w:rPr>
        <w:t xml:space="preserve"> ID </w:t>
      </w:r>
      <w:r w:rsidRPr="000B54CC">
        <w:rPr>
          <w:rFonts w:ascii="TH Sarabun New" w:hAnsi="TH Sarabun New"/>
          <w:sz w:val="32"/>
          <w:cs/>
        </w:rPr>
        <w:t>ใหม่</w:t>
      </w:r>
      <w:r w:rsidRPr="000B54CC">
        <w:rPr>
          <w:rFonts w:ascii="TH Sarabun New" w:hAnsi="TH Sarabun New"/>
          <w:sz w:val="32"/>
        </w:rPr>
        <w:t xml:space="preserve"> </w:t>
      </w:r>
      <w:r w:rsidRPr="000B54CC">
        <w:rPr>
          <w:rFonts w:ascii="TH Sarabun New" w:hAnsi="TH Sarabun New"/>
          <w:sz w:val="32"/>
          <w:cs/>
        </w:rPr>
        <w:t>สำหรับหนังสือเล่มที่จะเพิ่ม</w:t>
      </w:r>
    </w:p>
    <w:p w14:paraId="5063FE9F" w14:textId="77777777" w:rsidR="0007437C" w:rsidRPr="0007437C" w:rsidRDefault="0007437C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</w:rPr>
        <w:t xml:space="preserve">2. </w:t>
      </w:r>
      <w:r w:rsidRPr="0007437C">
        <w:rPr>
          <w:rFonts w:ascii="TH Sarabun New" w:hAnsi="TH Sarabun New"/>
          <w:sz w:val="32"/>
          <w:cs/>
        </w:rPr>
        <w:t>การรับข้อมูลจากผู้ใช้ (</w:t>
      </w:r>
      <w:r w:rsidRPr="0007437C">
        <w:rPr>
          <w:rFonts w:ascii="TH Sarabun New" w:hAnsi="TH Sarabun New"/>
          <w:sz w:val="32"/>
        </w:rPr>
        <w:t>Input)</w:t>
      </w:r>
    </w:p>
    <w:p w14:paraId="272BF374" w14:textId="77777777" w:rsidR="0007437C" w:rsidRPr="0007437C" w:rsidRDefault="0007437C" w:rsidP="009423D3">
      <w:pPr>
        <w:spacing w:line="240" w:lineRule="auto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  <w:cs/>
        </w:rPr>
        <w:t>ส่วนนี้เป็นการรับรายละเอียดของหนังสือเล่มใหม่จากผู้ใช้ผ่านทางคอนโซล/เทอร์มินัล โดยใช้ฟังก์ชัน</w:t>
      </w:r>
      <w:r w:rsidRPr="0007437C">
        <w:rPr>
          <w:rFonts w:ascii="TH Sarabun New" w:hAnsi="TH Sarabun New"/>
          <w:sz w:val="32"/>
        </w:rPr>
        <w:t xml:space="preserve"> input():</w:t>
      </w:r>
    </w:p>
    <w:p w14:paraId="5C276CE0" w14:textId="77777777" w:rsidR="0007437C" w:rsidRPr="0007437C" w:rsidRDefault="0007437C" w:rsidP="009423D3">
      <w:pPr>
        <w:spacing w:line="240" w:lineRule="auto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</w:rPr>
        <w:t>isbn = input("</w:t>
      </w:r>
      <w:r w:rsidRPr="0007437C">
        <w:rPr>
          <w:rFonts w:ascii="TH Sarabun New" w:hAnsi="TH Sarabun New"/>
          <w:sz w:val="32"/>
          <w:cs/>
        </w:rPr>
        <w:t>รหัสหนังสือ: ")</w:t>
      </w:r>
      <w:r w:rsidRPr="0007437C">
        <w:rPr>
          <w:rFonts w:ascii="TH Sarabun New" w:hAnsi="TH Sarabun New"/>
          <w:sz w:val="32"/>
        </w:rPr>
        <w:t xml:space="preserve">: </w:t>
      </w:r>
      <w:r w:rsidRPr="0007437C">
        <w:rPr>
          <w:rFonts w:ascii="TH Sarabun New" w:hAnsi="TH Sarabun New"/>
          <w:sz w:val="32"/>
          <w:cs/>
        </w:rPr>
        <w:t>รับ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รหัสหนังสือ (</w:t>
      </w:r>
      <w:r w:rsidRPr="0007437C">
        <w:rPr>
          <w:rFonts w:ascii="TH Sarabun New" w:hAnsi="TH Sarabun New"/>
          <w:sz w:val="32"/>
        </w:rPr>
        <w:t>ISBN)</w:t>
      </w:r>
    </w:p>
    <w:p w14:paraId="6F88AF01" w14:textId="77777777" w:rsidR="0007437C" w:rsidRPr="0007437C" w:rsidRDefault="0007437C" w:rsidP="009423D3">
      <w:pPr>
        <w:spacing w:line="240" w:lineRule="auto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</w:rPr>
        <w:t>title = input("</w:t>
      </w:r>
      <w:r w:rsidRPr="0007437C">
        <w:rPr>
          <w:rFonts w:ascii="TH Sarabun New" w:hAnsi="TH Sarabun New"/>
          <w:sz w:val="32"/>
          <w:cs/>
        </w:rPr>
        <w:t>ชื่อหนังสือ: ")</w:t>
      </w:r>
      <w:r w:rsidRPr="0007437C">
        <w:rPr>
          <w:rFonts w:ascii="TH Sarabun New" w:hAnsi="TH Sarabun New"/>
          <w:sz w:val="32"/>
        </w:rPr>
        <w:t xml:space="preserve">: </w:t>
      </w:r>
      <w:r w:rsidRPr="0007437C">
        <w:rPr>
          <w:rFonts w:ascii="TH Sarabun New" w:hAnsi="TH Sarabun New"/>
          <w:sz w:val="32"/>
          <w:cs/>
        </w:rPr>
        <w:t>รับ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ชื่อหนังสือ</w:t>
      </w:r>
    </w:p>
    <w:p w14:paraId="69AEAD33" w14:textId="77777777" w:rsidR="0007437C" w:rsidRPr="0007437C" w:rsidRDefault="0007437C" w:rsidP="009423D3">
      <w:pPr>
        <w:spacing w:line="240" w:lineRule="auto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</w:rPr>
        <w:t>author = input("</w:t>
      </w:r>
      <w:r w:rsidRPr="0007437C">
        <w:rPr>
          <w:rFonts w:ascii="TH Sarabun New" w:hAnsi="TH Sarabun New"/>
          <w:sz w:val="32"/>
          <w:cs/>
        </w:rPr>
        <w:t>ผู้แต่ง: ")</w:t>
      </w:r>
      <w:r w:rsidRPr="0007437C">
        <w:rPr>
          <w:rFonts w:ascii="TH Sarabun New" w:hAnsi="TH Sarabun New"/>
          <w:sz w:val="32"/>
        </w:rPr>
        <w:t xml:space="preserve">: </w:t>
      </w:r>
      <w:r w:rsidRPr="0007437C">
        <w:rPr>
          <w:rFonts w:ascii="TH Sarabun New" w:hAnsi="TH Sarabun New"/>
          <w:sz w:val="32"/>
          <w:cs/>
        </w:rPr>
        <w:t>รับ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ชื่อผู้แต่ง</w:t>
      </w:r>
    </w:p>
    <w:p w14:paraId="6D3776D5" w14:textId="5E85710F" w:rsidR="0007437C" w:rsidRPr="0007437C" w:rsidRDefault="0007437C" w:rsidP="009423D3">
      <w:pPr>
        <w:spacing w:line="240" w:lineRule="auto"/>
        <w:rPr>
          <w:rFonts w:ascii="TH Sarabun New" w:hAnsi="TH Sarabun New"/>
          <w:sz w:val="32"/>
        </w:rPr>
      </w:pPr>
      <w:r w:rsidRPr="0007437C">
        <w:rPr>
          <w:rFonts w:ascii="TH Sarabun New" w:hAnsi="TH Sarabun New"/>
          <w:sz w:val="32"/>
        </w:rPr>
        <w:t>quantity = int(input("</w:t>
      </w:r>
      <w:r w:rsidRPr="0007437C">
        <w:rPr>
          <w:rFonts w:ascii="TH Sarabun New" w:hAnsi="TH Sarabun New"/>
          <w:sz w:val="32"/>
          <w:cs/>
        </w:rPr>
        <w:t>จำนวนเล่ม: "))</w:t>
      </w:r>
      <w:r w:rsidRPr="0007437C">
        <w:rPr>
          <w:rFonts w:ascii="TH Sarabun New" w:hAnsi="TH Sarabun New"/>
          <w:sz w:val="32"/>
        </w:rPr>
        <w:t xml:space="preserve">: </w:t>
      </w:r>
      <w:r w:rsidRPr="0007437C">
        <w:rPr>
          <w:rFonts w:ascii="TH Sarabun New" w:hAnsi="TH Sarabun New"/>
          <w:sz w:val="32"/>
          <w:cs/>
        </w:rPr>
        <w:t>รับ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จำนวนเล่ม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และใช้ฟังก์ชัน</w:t>
      </w:r>
      <w:r w:rsidRPr="0007437C">
        <w:rPr>
          <w:rFonts w:ascii="TH Sarabun New" w:hAnsi="TH Sarabun New"/>
          <w:sz w:val="32"/>
        </w:rPr>
        <w:t xml:space="preserve"> int() </w:t>
      </w:r>
      <w:r w:rsidRPr="0007437C">
        <w:rPr>
          <w:rFonts w:ascii="TH Sarabun New" w:hAnsi="TH Sarabun New"/>
          <w:sz w:val="32"/>
          <w:cs/>
        </w:rPr>
        <w:t>ครอบเพื่อ</w:t>
      </w:r>
      <w:r w:rsidRPr="0007437C">
        <w:rPr>
          <w:rFonts w:ascii="TH Sarabun New" w:hAnsi="TH Sarabun New"/>
          <w:sz w:val="32"/>
        </w:rPr>
        <w:t xml:space="preserve"> </w:t>
      </w:r>
      <w:r w:rsidRPr="0007437C">
        <w:rPr>
          <w:rFonts w:ascii="TH Sarabun New" w:hAnsi="TH Sarabun New"/>
          <w:sz w:val="32"/>
          <w:cs/>
        </w:rPr>
        <w:t>แปลงค่าที่รับเข้ามาให้เป็นจำนวนเต็ม (</w:t>
      </w:r>
      <w:r w:rsidRPr="0007437C">
        <w:rPr>
          <w:rFonts w:ascii="TH Sarabun New" w:hAnsi="TH Sarabun New"/>
          <w:sz w:val="32"/>
        </w:rPr>
        <w:t xml:space="preserve">Integer) </w:t>
      </w:r>
      <w:r w:rsidRPr="0007437C">
        <w:rPr>
          <w:rFonts w:ascii="TH Sarabun New" w:hAnsi="TH Sarabun New"/>
          <w:sz w:val="32"/>
          <w:cs/>
        </w:rPr>
        <w:t>เนื่องจากข้อมูลจำนวนเล่มจะต้องเป็นตัวเลข</w:t>
      </w:r>
    </w:p>
    <w:p w14:paraId="55641164" w14:textId="77777777" w:rsidR="00C37573" w:rsidRPr="00C37573" w:rsidRDefault="00C37573" w:rsidP="009423D3">
      <w:pPr>
        <w:pStyle w:val="ListParagraph"/>
        <w:spacing w:line="240" w:lineRule="auto"/>
        <w:ind w:left="0" w:firstLine="720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3. </w:t>
      </w:r>
      <w:r w:rsidRPr="00C37573">
        <w:rPr>
          <w:rFonts w:ascii="TH Sarabun New" w:hAnsi="TH Sarabun New"/>
          <w:sz w:val="32"/>
          <w:cs/>
        </w:rPr>
        <w:t xml:space="preserve">การ </w:t>
      </w:r>
      <w:r w:rsidRPr="00C37573">
        <w:rPr>
          <w:rFonts w:ascii="TH Sarabun New" w:hAnsi="TH Sarabun New"/>
          <w:sz w:val="32"/>
        </w:rPr>
        <w:t xml:space="preserve">Pack </w:t>
      </w:r>
      <w:r w:rsidRPr="00C37573">
        <w:rPr>
          <w:rFonts w:ascii="TH Sarabun New" w:hAnsi="TH Sarabun New"/>
          <w:sz w:val="32"/>
          <w:cs/>
        </w:rPr>
        <w:t>ข้อมูลเป็นไบนารี (</w:t>
      </w:r>
      <w:r w:rsidRPr="00C37573">
        <w:rPr>
          <w:rFonts w:ascii="TH Sarabun New" w:hAnsi="TH Sarabun New"/>
          <w:sz w:val="32"/>
        </w:rPr>
        <w:t>Data Structuring and Packing)</w:t>
      </w:r>
    </w:p>
    <w:p w14:paraId="7AFC1E96" w14:textId="77777777" w:rsidR="00C37573" w:rsidRPr="00C37573" w:rsidRDefault="00C37573" w:rsidP="009423D3">
      <w:pPr>
        <w:pStyle w:val="ListParagraph"/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  <w:cs/>
        </w:rPr>
        <w:t>ขั้นตอนนี้คือการเตรียมข้อมูลให้อยู่ในรูปแบบที่สามารถบันทึกในไฟล์ไบนารีได้อย่างมีโครงสร้างและมีขนาดคงที่ (</w:t>
      </w:r>
      <w:r w:rsidRPr="00C37573">
        <w:rPr>
          <w:rFonts w:ascii="TH Sarabun New" w:hAnsi="TH Sarabun New"/>
          <w:sz w:val="32"/>
        </w:rPr>
        <w:t xml:space="preserve">Fixed-width record structure) </w:t>
      </w:r>
      <w:r w:rsidRPr="00C37573">
        <w:rPr>
          <w:rFonts w:ascii="TH Sarabun New" w:hAnsi="TH Sarabun New"/>
          <w:sz w:val="32"/>
          <w:cs/>
        </w:rPr>
        <w:t>โดยใช้โมดูล</w:t>
      </w:r>
      <w:r w:rsidRPr="00C37573">
        <w:rPr>
          <w:rFonts w:ascii="TH Sarabun New" w:hAnsi="TH Sarabun New"/>
          <w:sz w:val="32"/>
        </w:rPr>
        <w:t xml:space="preserve"> struct </w:t>
      </w:r>
      <w:r w:rsidRPr="00C37573">
        <w:rPr>
          <w:rFonts w:ascii="TH Sarabun New" w:hAnsi="TH Sarabun New"/>
          <w:sz w:val="32"/>
          <w:cs/>
        </w:rPr>
        <w:t xml:space="preserve">ของ </w:t>
      </w:r>
      <w:r w:rsidRPr="00C37573">
        <w:rPr>
          <w:rFonts w:ascii="TH Sarabun New" w:hAnsi="TH Sarabun New"/>
          <w:sz w:val="32"/>
        </w:rPr>
        <w:t>Python:</w:t>
      </w:r>
    </w:p>
    <w:p w14:paraId="352E6AF6" w14:textId="77777777" w:rsidR="00C37573" w:rsidRPr="00C37573" w:rsidRDefault="00C37573" w:rsidP="00187659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record = struct.pack(BOOK_FORMAT, ...): </w:t>
      </w:r>
      <w:r w:rsidRPr="00C37573">
        <w:rPr>
          <w:rFonts w:ascii="TH Sarabun New" w:hAnsi="TH Sarabun New"/>
          <w:sz w:val="32"/>
          <w:cs/>
        </w:rPr>
        <w:t>ฟังก์ชัน</w:t>
      </w:r>
      <w:r w:rsidRPr="00C37573">
        <w:rPr>
          <w:rFonts w:ascii="TH Sarabun New" w:hAnsi="TH Sarabun New"/>
          <w:sz w:val="32"/>
        </w:rPr>
        <w:t xml:space="preserve"> struct.pack() </w:t>
      </w:r>
      <w:r w:rsidRPr="00C37573">
        <w:rPr>
          <w:rFonts w:ascii="TH Sarabun New" w:hAnsi="TH Sarabun New"/>
          <w:sz w:val="32"/>
          <w:cs/>
        </w:rPr>
        <w:t>จะทำการแปลง (</w:t>
      </w:r>
      <w:r w:rsidRPr="00C37573">
        <w:rPr>
          <w:rFonts w:ascii="TH Sarabun New" w:hAnsi="TH Sarabun New"/>
          <w:sz w:val="32"/>
        </w:rPr>
        <w:t xml:space="preserve">pack) </w:t>
      </w:r>
      <w:r w:rsidRPr="00C37573">
        <w:rPr>
          <w:rFonts w:ascii="TH Sarabun New" w:hAnsi="TH Sarabun New"/>
          <w:sz w:val="32"/>
          <w:cs/>
        </w:rPr>
        <w:t>ข้อมูลที่รับเข้ามาให้อยู่ในรูปของ</w:t>
      </w:r>
      <w:r w:rsidRPr="00C37573">
        <w:rPr>
          <w:rFonts w:ascii="TH Sarabun New" w:hAnsi="TH Sarabun New"/>
          <w:sz w:val="32"/>
        </w:rPr>
        <w:t xml:space="preserve"> </w:t>
      </w:r>
      <w:r w:rsidRPr="00C37573">
        <w:rPr>
          <w:rFonts w:ascii="TH Sarabun New" w:hAnsi="TH Sarabun New"/>
          <w:sz w:val="32"/>
          <w:cs/>
        </w:rPr>
        <w:t>ไบนารีสติง (</w:t>
      </w:r>
      <w:r w:rsidRPr="00C37573">
        <w:rPr>
          <w:rFonts w:ascii="TH Sarabun New" w:hAnsi="TH Sarabun New"/>
          <w:sz w:val="32"/>
        </w:rPr>
        <w:t xml:space="preserve">bytes object) </w:t>
      </w:r>
      <w:r w:rsidRPr="00C37573">
        <w:rPr>
          <w:rFonts w:ascii="TH Sarabun New" w:hAnsi="TH Sarabun New"/>
          <w:sz w:val="32"/>
          <w:cs/>
        </w:rPr>
        <w:t>ตามรูปแบบ (</w:t>
      </w:r>
      <w:r w:rsidRPr="00C37573">
        <w:rPr>
          <w:rFonts w:ascii="TH Sarabun New" w:hAnsi="TH Sarabun New"/>
          <w:sz w:val="32"/>
        </w:rPr>
        <w:t xml:space="preserve">format string) </w:t>
      </w:r>
      <w:r w:rsidRPr="00C37573">
        <w:rPr>
          <w:rFonts w:ascii="TH Sarabun New" w:hAnsi="TH Sarabun New"/>
          <w:sz w:val="32"/>
          <w:cs/>
        </w:rPr>
        <w:t>ที่กำหนดไว้ในตัวแปร</w:t>
      </w:r>
      <w:r w:rsidRPr="00C37573">
        <w:rPr>
          <w:rFonts w:ascii="TH Sarabun New" w:hAnsi="TH Sarabun New"/>
          <w:sz w:val="32"/>
        </w:rPr>
        <w:t xml:space="preserve"> BOOK_FORMAT</w:t>
      </w:r>
    </w:p>
    <w:p w14:paraId="50CA2C9E" w14:textId="77777777" w:rsidR="00C37573" w:rsidRPr="00C37573" w:rsidRDefault="00C37573" w:rsidP="00187659">
      <w:pPr>
        <w:pStyle w:val="ListParagraph"/>
        <w:numPr>
          <w:ilvl w:val="0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  <w:cs/>
        </w:rPr>
        <w:t xml:space="preserve">ข้อมูลที่ถูก </w:t>
      </w:r>
      <w:r w:rsidRPr="00C37573">
        <w:rPr>
          <w:rFonts w:ascii="TH Sarabun New" w:hAnsi="TH Sarabun New"/>
          <w:sz w:val="32"/>
        </w:rPr>
        <w:t xml:space="preserve">Pack </w:t>
      </w:r>
      <w:r w:rsidRPr="00C37573">
        <w:rPr>
          <w:rFonts w:ascii="TH Sarabun New" w:hAnsi="TH Sarabun New"/>
          <w:sz w:val="32"/>
          <w:cs/>
        </w:rPr>
        <w:t>เรียงตามลำดับคือ:</w:t>
      </w:r>
    </w:p>
    <w:p w14:paraId="771E8DA6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STATUS_ACTIVE: </w:t>
      </w:r>
      <w:r w:rsidRPr="00C37573">
        <w:rPr>
          <w:rFonts w:ascii="TH Sarabun New" w:hAnsi="TH Sarabun New"/>
          <w:sz w:val="32"/>
          <w:cs/>
        </w:rPr>
        <w:t>สถานะของเรคคอร์ด (สันนิษฐานว่าเป็นค่าคงที่ที่บ่งบอกว่าหนังสือนี้เป็นข้อมูลที่ใช้งานอยู่)</w:t>
      </w:r>
    </w:p>
    <w:p w14:paraId="6A2D1ADA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book_id: ID </w:t>
      </w:r>
      <w:r w:rsidRPr="00C37573">
        <w:rPr>
          <w:rFonts w:ascii="TH Sarabun New" w:hAnsi="TH Sarabun New"/>
          <w:sz w:val="32"/>
          <w:cs/>
        </w:rPr>
        <w:t>ของหนังสือที่สร้างขึ้นใหม่</w:t>
      </w:r>
    </w:p>
    <w:p w14:paraId="5F6C1FA5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pack_string(isbn, 16): </w:t>
      </w:r>
      <w:r w:rsidRPr="00C37573">
        <w:rPr>
          <w:rFonts w:ascii="TH Sarabun New" w:hAnsi="TH Sarabun New"/>
          <w:sz w:val="32"/>
          <w:cs/>
        </w:rPr>
        <w:t xml:space="preserve">แปลงรหัส </w:t>
      </w:r>
      <w:r w:rsidRPr="00C37573">
        <w:rPr>
          <w:rFonts w:ascii="TH Sarabun New" w:hAnsi="TH Sarabun New"/>
          <w:sz w:val="32"/>
        </w:rPr>
        <w:t xml:space="preserve">ISBN </w:t>
      </w:r>
      <w:r w:rsidRPr="00C37573">
        <w:rPr>
          <w:rFonts w:ascii="TH Sarabun New" w:hAnsi="TH Sarabun New"/>
          <w:sz w:val="32"/>
          <w:cs/>
        </w:rPr>
        <w:t>ให้อยู่ในรูปแบบไบนารีที่มีความยาว</w:t>
      </w:r>
      <w:r w:rsidRPr="00C37573">
        <w:rPr>
          <w:rFonts w:ascii="TH Sarabun New" w:hAnsi="TH Sarabun New"/>
          <w:sz w:val="32"/>
        </w:rPr>
        <w:t xml:space="preserve"> 16 </w:t>
      </w:r>
      <w:r w:rsidRPr="00C37573">
        <w:rPr>
          <w:rFonts w:ascii="TH Sarabun New" w:hAnsi="TH Sarabun New"/>
          <w:sz w:val="32"/>
          <w:cs/>
        </w:rPr>
        <w:t>ไบต์</w:t>
      </w:r>
      <w:r w:rsidRPr="00C37573">
        <w:rPr>
          <w:rFonts w:ascii="TH Sarabun New" w:hAnsi="TH Sarabun New"/>
          <w:sz w:val="32"/>
        </w:rPr>
        <w:t xml:space="preserve"> </w:t>
      </w:r>
      <w:r w:rsidRPr="00C37573">
        <w:rPr>
          <w:rFonts w:ascii="TH Sarabun New" w:hAnsi="TH Sarabun New"/>
          <w:sz w:val="32"/>
          <w:cs/>
        </w:rPr>
        <w:t>โดยเรียกใช้ฟังก์ชันภายนอก</w:t>
      </w:r>
      <w:r w:rsidRPr="00C37573">
        <w:rPr>
          <w:rFonts w:ascii="TH Sarabun New" w:hAnsi="TH Sarabun New"/>
          <w:sz w:val="32"/>
        </w:rPr>
        <w:t xml:space="preserve"> pack_string (</w:t>
      </w:r>
      <w:r w:rsidRPr="00C37573">
        <w:rPr>
          <w:rFonts w:ascii="TH Sarabun New" w:hAnsi="TH Sarabun New"/>
          <w:sz w:val="32"/>
          <w:cs/>
        </w:rPr>
        <w:t xml:space="preserve">การทำ </w:t>
      </w:r>
      <w:r w:rsidRPr="00C37573">
        <w:rPr>
          <w:rFonts w:ascii="TH Sarabun New" w:hAnsi="TH Sarabun New"/>
          <w:sz w:val="32"/>
        </w:rPr>
        <w:t xml:space="preserve">padding </w:t>
      </w:r>
      <w:r w:rsidRPr="00C37573">
        <w:rPr>
          <w:rFonts w:ascii="TH Sarabun New" w:hAnsi="TH Sarabun New"/>
          <w:sz w:val="32"/>
          <w:cs/>
        </w:rPr>
        <w:t xml:space="preserve">หรือ </w:t>
      </w:r>
      <w:r w:rsidRPr="00C37573">
        <w:rPr>
          <w:rFonts w:ascii="TH Sarabun New" w:hAnsi="TH Sarabun New"/>
          <w:sz w:val="32"/>
        </w:rPr>
        <w:t xml:space="preserve">truncation </w:t>
      </w:r>
      <w:r w:rsidRPr="00C37573">
        <w:rPr>
          <w:rFonts w:ascii="TH Sarabun New" w:hAnsi="TH Sarabun New"/>
          <w:sz w:val="32"/>
          <w:cs/>
        </w:rPr>
        <w:t>เพื่อให้ความยาวคงที่)</w:t>
      </w:r>
    </w:p>
    <w:p w14:paraId="5206DFD9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pack_string(title, 128): </w:t>
      </w:r>
      <w:r w:rsidRPr="00C37573">
        <w:rPr>
          <w:rFonts w:ascii="TH Sarabun New" w:hAnsi="TH Sarabun New"/>
          <w:sz w:val="32"/>
          <w:cs/>
        </w:rPr>
        <w:t>แปลงชื่อหนังสือให้อยู่ในรูปแบบไบนารีที่มีความยาว</w:t>
      </w:r>
      <w:r w:rsidRPr="00C37573">
        <w:rPr>
          <w:rFonts w:ascii="TH Sarabun New" w:hAnsi="TH Sarabun New"/>
          <w:sz w:val="32"/>
        </w:rPr>
        <w:t xml:space="preserve"> 128 </w:t>
      </w:r>
      <w:r w:rsidRPr="00C37573">
        <w:rPr>
          <w:rFonts w:ascii="TH Sarabun New" w:hAnsi="TH Sarabun New"/>
          <w:sz w:val="32"/>
          <w:cs/>
        </w:rPr>
        <w:t>ไบต์</w:t>
      </w:r>
    </w:p>
    <w:p w14:paraId="6CC658AD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pack_string(author, 64): </w:t>
      </w:r>
      <w:r w:rsidRPr="00C37573">
        <w:rPr>
          <w:rFonts w:ascii="TH Sarabun New" w:hAnsi="TH Sarabun New"/>
          <w:sz w:val="32"/>
          <w:cs/>
        </w:rPr>
        <w:t>แปลงชื่อผู้แต่งให้อยู่ในรูปแบบไบนารีที่มีความยาว</w:t>
      </w:r>
      <w:r w:rsidRPr="00C37573">
        <w:rPr>
          <w:rFonts w:ascii="TH Sarabun New" w:hAnsi="TH Sarabun New"/>
          <w:sz w:val="32"/>
        </w:rPr>
        <w:t xml:space="preserve"> 64 </w:t>
      </w:r>
      <w:r w:rsidRPr="00C37573">
        <w:rPr>
          <w:rFonts w:ascii="TH Sarabun New" w:hAnsi="TH Sarabun New"/>
          <w:sz w:val="32"/>
          <w:cs/>
        </w:rPr>
        <w:t>ไบต์</w:t>
      </w:r>
    </w:p>
    <w:p w14:paraId="1044E4AE" w14:textId="77777777" w:rsidR="00C37573" w:rsidRPr="00C37573" w:rsidRDefault="00C37573" w:rsidP="00187659">
      <w:pPr>
        <w:pStyle w:val="ListParagraph"/>
        <w:numPr>
          <w:ilvl w:val="1"/>
          <w:numId w:val="19"/>
        </w:numPr>
        <w:spacing w:line="240" w:lineRule="auto"/>
        <w:jc w:val="thaiDistribute"/>
        <w:rPr>
          <w:rFonts w:ascii="TH Sarabun New" w:hAnsi="TH Sarabun New"/>
          <w:sz w:val="32"/>
        </w:rPr>
      </w:pPr>
      <w:r w:rsidRPr="00C37573">
        <w:rPr>
          <w:rFonts w:ascii="TH Sarabun New" w:hAnsi="TH Sarabun New"/>
          <w:sz w:val="32"/>
        </w:rPr>
        <w:t xml:space="preserve">quantity: </w:t>
      </w:r>
      <w:r w:rsidRPr="00C37573">
        <w:rPr>
          <w:rFonts w:ascii="TH Sarabun New" w:hAnsi="TH Sarabun New"/>
          <w:sz w:val="32"/>
          <w:cs/>
        </w:rPr>
        <w:t xml:space="preserve">จำนวนเล่ม (ตัวเลข </w:t>
      </w:r>
      <w:r w:rsidRPr="00C37573">
        <w:rPr>
          <w:rFonts w:ascii="TH Sarabun New" w:hAnsi="TH Sarabun New"/>
          <w:sz w:val="32"/>
        </w:rPr>
        <w:t>Integer)</w:t>
      </w:r>
    </w:p>
    <w:p w14:paraId="045DE5F4" w14:textId="77777777" w:rsidR="00820F11" w:rsidRPr="00C42056" w:rsidRDefault="00C42056" w:rsidP="009423D3">
      <w:pPr>
        <w:pStyle w:val="ListParagraph"/>
        <w:spacing w:line="240" w:lineRule="auto"/>
        <w:jc w:val="thaiDistribute"/>
        <w:rPr>
          <w:rFonts w:ascii="TH Sarabun New" w:hAnsi="TH Sarabun New"/>
          <w:sz w:val="32"/>
        </w:rPr>
      </w:pPr>
      <w:r w:rsidRPr="004E5595">
        <w:rPr>
          <w:noProof/>
        </w:rPr>
        <w:lastRenderedPageBreak/>
        <w:drawing>
          <wp:anchor distT="0" distB="0" distL="114300" distR="114300" simplePos="0" relativeHeight="251607552" behindDoc="0" locked="0" layoutInCell="1" allowOverlap="1" wp14:anchorId="1F7FE3FA" wp14:editId="187F286E">
            <wp:simplePos x="0" y="0"/>
            <wp:positionH relativeFrom="margin">
              <wp:align>center</wp:align>
            </wp:positionH>
            <wp:positionV relativeFrom="paragraph">
              <wp:posOffset>474851</wp:posOffset>
            </wp:positionV>
            <wp:extent cx="4859020" cy="2497455"/>
            <wp:effectExtent l="76200" t="76200" r="132080" b="131445"/>
            <wp:wrapTopAndBottom/>
            <wp:docPr id="190789345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893452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"/>
                    <a:stretch/>
                  </pic:blipFill>
                  <pic:spPr bwMode="auto">
                    <a:xfrm>
                      <a:off x="0" y="0"/>
                      <a:ext cx="4859020" cy="2497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7573" w:rsidRPr="00C37573">
        <w:rPr>
          <w:rFonts w:ascii="TH Sarabun New" w:hAnsi="TH Sarabun New"/>
          <w:sz w:val="32"/>
          <w:cs/>
        </w:rPr>
        <w:t>ผลลัพธ์ที่ได้คือตัวแปร</w:t>
      </w:r>
      <w:r w:rsidR="00C37573" w:rsidRPr="00C37573">
        <w:rPr>
          <w:rFonts w:ascii="TH Sarabun New" w:hAnsi="TH Sarabun New"/>
          <w:sz w:val="32"/>
        </w:rPr>
        <w:t xml:space="preserve"> record </w:t>
      </w:r>
      <w:r w:rsidR="00C37573" w:rsidRPr="00C37573">
        <w:rPr>
          <w:rFonts w:ascii="TH Sarabun New" w:hAnsi="TH Sarabun New"/>
          <w:sz w:val="32"/>
          <w:cs/>
        </w:rPr>
        <w:t>ซึ่งเป็นข้อมูลหนังสือในรูปแบบไบนารีที่พร้อมสำหรับการบันทึก</w:t>
      </w:r>
    </w:p>
    <w:p w14:paraId="21A82B80" w14:textId="0C1D8BC0" w:rsidR="00CA44BE" w:rsidRDefault="00CA44BE" w:rsidP="009423D3">
      <w:pPr>
        <w:pStyle w:val="a"/>
        <w:spacing w:line="240" w:lineRule="auto"/>
      </w:pPr>
      <w:bookmarkStart w:id="80" w:name="_Toc210495220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2</w:t>
      </w:r>
      <w:r w:rsidR="00883471">
        <w:rPr>
          <w:b/>
          <w:bCs w:val="0"/>
        </w:rPr>
        <w:fldChar w:fldCharType="end"/>
      </w:r>
      <w:r w:rsidR="00B21B30">
        <w:t xml:space="preserve"> </w:t>
      </w:r>
      <w:r w:rsidR="00B21B30" w:rsidRPr="00B21B30">
        <w:rPr>
          <w:b/>
          <w:bCs w:val="0"/>
          <w:cs/>
        </w:rPr>
        <w:t xml:space="preserve">ฟังก์ชัน </w:t>
      </w:r>
      <w:r w:rsidR="00B21B30" w:rsidRPr="00820F11">
        <w:t>update_book</w:t>
      </w:r>
      <w:bookmarkEnd w:id="80"/>
    </w:p>
    <w:p w14:paraId="43CF9633" w14:textId="2F74748E" w:rsidR="00B546C8" w:rsidRDefault="00DC2FF1" w:rsidP="009423D3">
      <w:pPr>
        <w:pStyle w:val="ListParagraph"/>
        <w:spacing w:line="240" w:lineRule="auto"/>
        <w:ind w:left="1896" w:hanging="195"/>
        <w:rPr>
          <w:rFonts w:ascii="TH Sarabun New" w:hAnsi="TH Sarabun New"/>
          <w:sz w:val="32"/>
        </w:rPr>
      </w:pPr>
      <w:r w:rsidRPr="00DC2FF1">
        <w:rPr>
          <w:rFonts w:ascii="TH Sarabun New" w:hAnsi="TH Sarabun New"/>
          <w:sz w:val="32"/>
        </w:rPr>
        <w:t>4.2.1.</w:t>
      </w:r>
      <w:r w:rsidR="001B5265">
        <w:rPr>
          <w:rFonts w:ascii="TH Sarabun New" w:hAnsi="TH Sarabun New"/>
          <w:sz w:val="32"/>
        </w:rPr>
        <w:t>3</w:t>
      </w:r>
      <w:r w:rsidRPr="00DC2FF1">
        <w:rPr>
          <w:rFonts w:ascii="TH Sarabun New" w:hAnsi="TH Sarabun New"/>
          <w:sz w:val="32"/>
        </w:rPr>
        <w:t xml:space="preserve"> </w:t>
      </w:r>
      <w:r w:rsidRPr="00DC2FF1">
        <w:rPr>
          <w:rFonts w:ascii="TH Sarabun New" w:hAnsi="TH Sarabun New"/>
          <w:sz w:val="32"/>
          <w:cs/>
        </w:rPr>
        <w:t xml:space="preserve">ฟังก์ชัน </w:t>
      </w:r>
      <w:r w:rsidR="0094078F" w:rsidRPr="0094078F">
        <w:rPr>
          <w:rFonts w:ascii="TH Sarabun New" w:hAnsi="TH Sarabun New"/>
          <w:sz w:val="32"/>
        </w:rPr>
        <w:t>delete_book()</w:t>
      </w:r>
    </w:p>
    <w:p w14:paraId="11AA2FC2" w14:textId="77777777" w:rsidR="001B5265" w:rsidRPr="001B5265" w:rsidRDefault="001B5265" w:rsidP="009423D3">
      <w:pPr>
        <w:spacing w:line="240" w:lineRule="auto"/>
        <w:rPr>
          <w:rFonts w:ascii="TH Sarabun New" w:hAnsi="TH Sarabun New"/>
          <w:sz w:val="32"/>
        </w:rPr>
      </w:pPr>
      <w:r w:rsidRPr="001B5265">
        <w:rPr>
          <w:rFonts w:ascii="TH Sarabun New" w:hAnsi="TH Sarabun New"/>
          <w:sz w:val="32"/>
          <w:cs/>
        </w:rPr>
        <w:t>วัตถุประสงค์: ลบหนังสือ (</w:t>
      </w:r>
      <w:r w:rsidRPr="001B5265">
        <w:rPr>
          <w:rFonts w:ascii="TH Sarabun New" w:hAnsi="TH Sarabun New"/>
          <w:sz w:val="32"/>
        </w:rPr>
        <w:t>Soft Delete)</w:t>
      </w:r>
    </w:p>
    <w:p w14:paraId="409D5DEF" w14:textId="3EBB3836" w:rsidR="001B5265" w:rsidRPr="001B5265" w:rsidRDefault="001B5265" w:rsidP="009423D3">
      <w:pPr>
        <w:spacing w:line="240" w:lineRule="auto"/>
        <w:rPr>
          <w:rFonts w:ascii="TH Sarabun New" w:hAnsi="TH Sarabun New"/>
          <w:sz w:val="32"/>
        </w:rPr>
      </w:pPr>
      <w:r w:rsidRPr="001B5265">
        <w:rPr>
          <w:rFonts w:ascii="TH Sarabun New" w:hAnsi="TH Sarabun New"/>
          <w:sz w:val="32"/>
          <w:cs/>
        </w:rPr>
        <w:t>ขั้นตอนการทำงาน:</w:t>
      </w:r>
    </w:p>
    <w:p w14:paraId="639E3E9E" w14:textId="77777777" w:rsidR="00F847A5" w:rsidRDefault="00DF007B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DF007B">
        <w:rPr>
          <w:rFonts w:ascii="TH Sarabun New" w:hAnsi="TH Sarabun New"/>
          <w:sz w:val="32"/>
          <w:cs/>
        </w:rPr>
        <w:t xml:space="preserve">รับ </w:t>
      </w:r>
      <w:r w:rsidRPr="00DF007B">
        <w:rPr>
          <w:rFonts w:ascii="TH Sarabun New" w:hAnsi="TH Sarabun New"/>
          <w:sz w:val="32"/>
        </w:rPr>
        <w:t xml:space="preserve">book_id </w:t>
      </w:r>
      <w:r w:rsidRPr="00DF007B">
        <w:rPr>
          <w:rFonts w:ascii="TH Sarabun New" w:hAnsi="TH Sarabun New"/>
          <w:sz w:val="32"/>
          <w:cs/>
        </w:rPr>
        <w:t>จากผู้ใช้</w:t>
      </w:r>
    </w:p>
    <w:p w14:paraId="3795F474" w14:textId="4799BC60" w:rsidR="004C76C7" w:rsidRPr="004C76C7" w:rsidRDefault="004C76C7" w:rsidP="009423D3">
      <w:pPr>
        <w:spacing w:before="100" w:beforeAutospacing="1" w:after="100" w:afterAutospacing="1" w:line="240" w:lineRule="auto"/>
        <w:ind w:left="1080" w:firstLine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4C76C7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รับค่า </w:t>
      </w:r>
      <w:r w:rsidRPr="004C76C7">
        <w:rPr>
          <w:rFonts w:ascii="TH Sarabun New" w:eastAsia="Times New Roman" w:hAnsi="TH Sarabun New"/>
          <w:kern w:val="0"/>
          <w:sz w:val="32"/>
          <w14:ligatures w14:val="none"/>
        </w:rPr>
        <w:t xml:space="preserve">ID </w:t>
      </w:r>
      <w:r w:rsidRPr="004C76C7">
        <w:rPr>
          <w:rFonts w:ascii="TH Sarabun New" w:eastAsia="Times New Roman" w:hAnsi="TH Sarabun New"/>
          <w:kern w:val="0"/>
          <w:sz w:val="32"/>
          <w:cs/>
          <w14:ligatures w14:val="none"/>
        </w:rPr>
        <w:t>ของหนังสือที่ต้องการลบจากผู้ใช้</w:t>
      </w:r>
    </w:p>
    <w:p w14:paraId="775B665B" w14:textId="0F2B0513" w:rsidR="004C76C7" w:rsidRPr="004C76C7" w:rsidRDefault="004C76C7" w:rsidP="009423D3">
      <w:pPr>
        <w:spacing w:before="100" w:beforeAutospacing="1" w:after="100" w:afterAutospacing="1" w:line="240" w:lineRule="auto"/>
        <w:ind w:left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4C76C7">
        <w:rPr>
          <w:rFonts w:ascii="TH Sarabun New" w:eastAsia="Times New Roman" w:hAnsi="TH Sarabun New"/>
          <w:kern w:val="0"/>
          <w:sz w:val="32"/>
          <w:cs/>
          <w14:ligatures w14:val="none"/>
        </w:rPr>
        <w:t>แปลงให้เป็น</w:t>
      </w:r>
      <w:r w:rsidRPr="004C76C7">
        <w:rPr>
          <w:rFonts w:ascii="TH Sarabun New" w:eastAsia="Times New Roman" w:hAnsi="TH Sarabun New"/>
          <w:kern w:val="0"/>
          <w:sz w:val="32"/>
          <w14:ligatures w14:val="none"/>
        </w:rPr>
        <w:t xml:space="preserve"> int </w:t>
      </w:r>
      <w:r w:rsidRPr="004C76C7">
        <w:rPr>
          <w:rFonts w:ascii="TH Sarabun New" w:eastAsia="Times New Roman" w:hAnsi="TH Sarabun New"/>
          <w:kern w:val="0"/>
          <w:sz w:val="32"/>
          <w:cs/>
          <w14:ligatures w14:val="none"/>
        </w:rPr>
        <w:t>ก่อนใช้งาน</w:t>
      </w:r>
    </w:p>
    <w:p w14:paraId="651F6C25" w14:textId="77777777" w:rsidR="00F847A5" w:rsidRDefault="00F847A5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F847A5">
        <w:rPr>
          <w:rFonts w:ascii="TH Sarabun New" w:hAnsi="TH Sarabun New"/>
          <w:sz w:val="32"/>
          <w:cs/>
        </w:rPr>
        <w:t>เปิดไฟล์ฐานข้อมูล</w:t>
      </w:r>
    </w:p>
    <w:p w14:paraId="4677E3EF" w14:textId="77777777" w:rsidR="005E32BC" w:rsidRPr="005E32BC" w:rsidRDefault="005E32BC" w:rsidP="009423D3">
      <w:pPr>
        <w:spacing w:before="100" w:beforeAutospacing="1" w:after="100" w:afterAutospacing="1" w:line="240" w:lineRule="auto"/>
        <w:ind w:left="1080" w:firstLine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5E32BC">
        <w:rPr>
          <w:rFonts w:ascii="TH Sarabun New" w:eastAsia="Times New Roman" w:hAnsi="TH Sarabun New"/>
          <w:kern w:val="0"/>
          <w:sz w:val="32"/>
          <w:cs/>
          <w14:ligatures w14:val="none"/>
        </w:rPr>
        <w:t>เปิดไฟล์ฐานข้อมูล (</w:t>
      </w: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 xml:space="preserve">BOOKS_FILE) </w:t>
      </w:r>
      <w:r w:rsidRPr="005E32BC">
        <w:rPr>
          <w:rFonts w:ascii="TH Sarabun New" w:eastAsia="Times New Roman" w:hAnsi="TH Sarabun New"/>
          <w:kern w:val="0"/>
          <w:sz w:val="32"/>
          <w:cs/>
          <w14:ligatures w14:val="none"/>
        </w:rPr>
        <w:t>ในโหมด</w:t>
      </w: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 xml:space="preserve"> r+b</w:t>
      </w:r>
    </w:p>
    <w:p w14:paraId="007030A7" w14:textId="77777777" w:rsidR="005E32BC" w:rsidRPr="005E32BC" w:rsidRDefault="005E32BC" w:rsidP="009423D3">
      <w:pPr>
        <w:spacing w:before="100" w:beforeAutospacing="1" w:after="100" w:afterAutospacing="1" w:line="240" w:lineRule="auto"/>
        <w:ind w:left="1080" w:firstLine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>r = read</w:t>
      </w:r>
    </w:p>
    <w:p w14:paraId="6B072E90" w14:textId="77777777" w:rsidR="005E32BC" w:rsidRPr="005E32BC" w:rsidRDefault="005E32BC" w:rsidP="009423D3">
      <w:pPr>
        <w:spacing w:before="100" w:beforeAutospacing="1" w:after="100" w:afterAutospacing="1" w:line="240" w:lineRule="auto"/>
        <w:ind w:left="1080" w:firstLine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>+ = read/write</w:t>
      </w:r>
    </w:p>
    <w:p w14:paraId="0D92377D" w14:textId="77777777" w:rsidR="005E32BC" w:rsidRPr="005E32BC" w:rsidRDefault="005E32BC" w:rsidP="009423D3">
      <w:pPr>
        <w:spacing w:before="100" w:beforeAutospacing="1" w:after="100" w:afterAutospacing="1" w:line="240" w:lineRule="auto"/>
        <w:ind w:left="1080" w:firstLine="3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>b = binary</w:t>
      </w:r>
    </w:p>
    <w:p w14:paraId="1A5FD150" w14:textId="0593A5A5" w:rsidR="005E32BC" w:rsidRPr="005E32BC" w:rsidRDefault="005E32BC" w:rsidP="009423D3">
      <w:pPr>
        <w:spacing w:before="100" w:beforeAutospacing="1" w:after="100" w:afterAutospacing="1" w:line="240" w:lineRule="auto"/>
        <w:ind w:left="1080"/>
        <w:rPr>
          <w:rFonts w:ascii="TH Sarabun New" w:eastAsia="Times New Roman" w:hAnsi="TH Sarabun New"/>
          <w:kern w:val="0"/>
          <w:sz w:val="32"/>
          <w14:ligatures w14:val="none"/>
        </w:rPr>
      </w:pPr>
      <w:r w:rsidRPr="005E32BC">
        <w:rPr>
          <w:rFonts w:ascii="TH Sarabun New" w:eastAsia="Times New Roman" w:hAnsi="TH Sarabun New"/>
          <w:kern w:val="0"/>
          <w:sz w:val="32"/>
          <w:cs/>
          <w14:ligatures w14:val="none"/>
        </w:rPr>
        <w:t>เราต้องใช้โหมดนี้เพราะจะ</w:t>
      </w: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5E32BC">
        <w:rPr>
          <w:rFonts w:ascii="TH Sarabun New" w:eastAsia="Times New Roman" w:hAnsi="TH Sarabun New"/>
          <w:kern w:val="0"/>
          <w:sz w:val="32"/>
          <w:cs/>
          <w14:ligatures w14:val="none"/>
        </w:rPr>
        <w:t>อ่านข้อมูลและเขียนข้อมูลทับบางส่วน</w:t>
      </w:r>
      <w:r w:rsidRPr="005E32BC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5E32BC">
        <w:rPr>
          <w:rFonts w:ascii="TH Sarabun New" w:eastAsia="Times New Roman" w:hAnsi="TH Sarabun New"/>
          <w:kern w:val="0"/>
          <w:sz w:val="32"/>
          <w:cs/>
          <w14:ligatures w14:val="none"/>
        </w:rPr>
        <w:t>ในไฟล์เดียวกัน</w:t>
      </w:r>
    </w:p>
    <w:p w14:paraId="16E41247" w14:textId="77777777" w:rsidR="00F847A5" w:rsidRDefault="00F847A5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F847A5">
        <w:rPr>
          <w:rFonts w:ascii="TH Sarabun New" w:hAnsi="TH Sarabun New"/>
          <w:sz w:val="32"/>
          <w:cs/>
        </w:rPr>
        <w:lastRenderedPageBreak/>
        <w:t xml:space="preserve">วนอ่านทีละ </w:t>
      </w:r>
      <w:r w:rsidRPr="00F847A5">
        <w:rPr>
          <w:rFonts w:ascii="TH Sarabun New" w:hAnsi="TH Sarabun New"/>
          <w:sz w:val="32"/>
        </w:rPr>
        <w:t>record</w:t>
      </w:r>
    </w:p>
    <w:p w14:paraId="56CF4AD8" w14:textId="70C28A05" w:rsidR="009423D3" w:rsidRPr="009423D3" w:rsidRDefault="009423D3" w:rsidP="009423D3">
      <w:pPr>
        <w:spacing w:before="100" w:beforeAutospacing="1" w:after="100" w:afterAutospacing="1" w:line="240" w:lineRule="auto"/>
        <w:ind w:left="1440"/>
        <w:rPr>
          <w:rFonts w:ascii="TH Sarabun New" w:eastAsia="Times New Roman" w:hAnsi="TH Sarabun New"/>
          <w:kern w:val="0"/>
          <w:sz w:val="32"/>
          <w14:ligatures w14:val="none"/>
        </w:rPr>
      </w:pP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วนลูปอ่านข้อมูลทีละ “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>record” (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ขนาดคงที่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 BOOK_RECORD_SIZE)</w:t>
      </w:r>
    </w:p>
    <w:p w14:paraId="6977362E" w14:textId="6391A174" w:rsidR="009423D3" w:rsidRPr="009423D3" w:rsidRDefault="009423D3" w:rsidP="009423D3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pos = f.tell() </w:t>
      </w:r>
      <w:r w:rsidRPr="009423D3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จำตำแหน่งก่อนอ่านไว้ เพราะถ้าพบ 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record 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ที่ต้องลบ เราจะต้อง “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seek 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กลับมาเขียนทับ” ที่ตำแหน่งเดิม</w:t>
      </w:r>
    </w:p>
    <w:p w14:paraId="008F7CF4" w14:textId="3138900E" w:rsidR="009423D3" w:rsidRPr="009423D3" w:rsidRDefault="009423D3" w:rsidP="009423D3">
      <w:pPr>
        <w:spacing w:before="100" w:beforeAutospacing="1" w:after="100" w:afterAutospacing="1" w:line="240" w:lineRule="auto"/>
        <w:ind w:left="1440"/>
        <w:rPr>
          <w:rFonts w:ascii="TH Sarabun New" w:eastAsia="Times New Roman" w:hAnsi="TH Sarabun New" w:hint="cs"/>
          <w:kern w:val="0"/>
          <w:sz w:val="32"/>
          <w14:ligatures w14:val="none"/>
        </w:rPr>
      </w:pP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ถ้า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 record 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>ว่าง (</w:t>
      </w:r>
      <w:r w:rsidRPr="009423D3">
        <w:rPr>
          <w:rFonts w:ascii="TH Sarabun New" w:eastAsia="Times New Roman" w:hAnsi="TH Sarabun New"/>
          <w:kern w:val="0"/>
          <w:sz w:val="32"/>
          <w14:ligatures w14:val="none"/>
        </w:rPr>
        <w:t xml:space="preserve">EOF) 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แปลว่าอ่านจนจบไฟล์ </w:t>
      </w:r>
      <w:r w:rsidRPr="009423D3">
        <w:rPr>
          <w:rFonts w:ascii="Arial" w:eastAsia="Times New Roman" w:hAnsi="Arial" w:cs="Arial" w:hint="cs"/>
          <w:kern w:val="0"/>
          <w:sz w:val="32"/>
          <w:cs/>
          <w14:ligatures w14:val="none"/>
        </w:rPr>
        <w:t>→</w:t>
      </w:r>
      <w:r w:rsidRPr="009423D3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 </w:t>
      </w:r>
      <w:r w:rsidRPr="009423D3">
        <w:rPr>
          <w:rFonts w:ascii="TH Sarabun New" w:eastAsia="Times New Roman" w:hAnsi="TH Sarabun New" w:hint="cs"/>
          <w:kern w:val="0"/>
          <w:sz w:val="32"/>
          <w:cs/>
          <w14:ligatures w14:val="none"/>
        </w:rPr>
        <w:t>หยุดลูป</w:t>
      </w:r>
    </w:p>
    <w:p w14:paraId="6A19F43C" w14:textId="319BDBC9" w:rsidR="00F847A5" w:rsidRDefault="00B9376B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B9376B">
        <w:rPr>
          <w:rFonts w:ascii="TH Sarabun New" w:hAnsi="TH Sarabun New"/>
          <w:sz w:val="32"/>
          <w:cs/>
        </w:rPr>
        <w:t xml:space="preserve">แปลงข้อมูลจาก </w:t>
      </w:r>
      <w:r w:rsidRPr="00B9376B">
        <w:rPr>
          <w:rFonts w:ascii="TH Sarabun New" w:hAnsi="TH Sarabun New"/>
          <w:sz w:val="32"/>
        </w:rPr>
        <w:t xml:space="preserve">Binary </w:t>
      </w:r>
      <w:r w:rsidRPr="00B9376B">
        <w:rPr>
          <w:rFonts w:ascii="Arial" w:hAnsi="Arial" w:cs="Arial"/>
          <w:sz w:val="32"/>
        </w:rPr>
        <w:t>→</w:t>
      </w:r>
      <w:r w:rsidRPr="00B9376B">
        <w:rPr>
          <w:rFonts w:ascii="TH Sarabun New" w:hAnsi="TH Sarabun New"/>
          <w:sz w:val="32"/>
        </w:rPr>
        <w:t xml:space="preserve"> </w:t>
      </w:r>
      <w:r w:rsidRPr="00B9376B">
        <w:rPr>
          <w:rFonts w:ascii="TH Sarabun New" w:hAnsi="TH Sarabun New"/>
          <w:sz w:val="32"/>
          <w:cs/>
        </w:rPr>
        <w:t>ตัวแปร</w:t>
      </w:r>
    </w:p>
    <w:p w14:paraId="1115C8F6" w14:textId="0EE89764" w:rsidR="00617801" w:rsidRPr="00617801" w:rsidRDefault="00617801" w:rsidP="00617801">
      <w:pPr>
        <w:ind w:left="2061"/>
        <w:rPr>
          <w:rFonts w:ascii="TH Sarabun New" w:hAnsi="TH Sarabun New"/>
          <w:sz w:val="32"/>
        </w:rPr>
      </w:pPr>
      <w:r w:rsidRPr="00617801">
        <w:rPr>
          <w:rFonts w:ascii="TH Sarabun New" w:hAnsi="TH Sarabun New"/>
          <w:sz w:val="32"/>
        </w:rPr>
        <w:t xml:space="preserve">struct.unpack </w:t>
      </w:r>
      <w:r w:rsidRPr="00617801">
        <w:rPr>
          <w:rFonts w:ascii="TH Sarabun New" w:hAnsi="TH Sarabun New"/>
          <w:sz w:val="32"/>
          <w:cs/>
        </w:rPr>
        <w:t xml:space="preserve">จะถอดข้อมูล </w:t>
      </w:r>
      <w:r w:rsidRPr="00617801">
        <w:rPr>
          <w:rFonts w:ascii="TH Sarabun New" w:hAnsi="TH Sarabun New"/>
          <w:sz w:val="32"/>
        </w:rPr>
        <w:t xml:space="preserve">binary </w:t>
      </w:r>
      <w:r w:rsidRPr="00617801">
        <w:rPr>
          <w:rFonts w:ascii="TH Sarabun New" w:hAnsi="TH Sarabun New"/>
          <w:sz w:val="32"/>
          <w:cs/>
        </w:rPr>
        <w:t>ออกมาเป็นค่าปกติ</w:t>
      </w:r>
    </w:p>
    <w:p w14:paraId="0E1FAA58" w14:textId="4372575C" w:rsidR="00617801" w:rsidRPr="00617801" w:rsidRDefault="00617801" w:rsidP="003A0D47">
      <w:pPr>
        <w:ind w:left="2061"/>
        <w:jc w:val="both"/>
        <w:rPr>
          <w:rFonts w:ascii="TH Sarabun New" w:hAnsi="TH Sarabun New"/>
          <w:sz w:val="32"/>
        </w:rPr>
      </w:pPr>
      <w:r w:rsidRPr="00617801">
        <w:rPr>
          <w:rFonts w:ascii="TH Sarabun New" w:hAnsi="TH Sarabun New"/>
          <w:sz w:val="32"/>
        </w:rPr>
        <w:t xml:space="preserve">r_status </w:t>
      </w:r>
      <w:r w:rsidRPr="00617801">
        <w:rPr>
          <w:rFonts w:ascii="Arial" w:hAnsi="Arial" w:cs="Arial"/>
          <w:sz w:val="32"/>
        </w:rPr>
        <w:t>→</w:t>
      </w:r>
      <w:r w:rsidRPr="00617801">
        <w:rPr>
          <w:rFonts w:ascii="TH Sarabun New" w:hAnsi="TH Sarabun New"/>
          <w:sz w:val="32"/>
        </w:rPr>
        <w:t xml:space="preserve"> </w:t>
      </w:r>
      <w:r w:rsidRPr="00617801">
        <w:rPr>
          <w:rFonts w:ascii="TH Sarabun New" w:hAnsi="TH Sarabun New"/>
          <w:sz w:val="32"/>
          <w:cs/>
        </w:rPr>
        <w:t>สถานะของหนังสือ (</w:t>
      </w:r>
      <w:r w:rsidRPr="00617801">
        <w:rPr>
          <w:rFonts w:ascii="TH Sarabun New" w:hAnsi="TH Sarabun New"/>
          <w:sz w:val="32"/>
        </w:rPr>
        <w:t xml:space="preserve">STATUS_ACTIVE = </w:t>
      </w:r>
      <w:r w:rsidRPr="00617801">
        <w:rPr>
          <w:rFonts w:ascii="TH Sarabun New" w:hAnsi="TH Sarabun New"/>
          <w:sz w:val="32"/>
          <w:cs/>
        </w:rPr>
        <w:t xml:space="preserve">ใช้งาน </w:t>
      </w:r>
      <w:r w:rsidRPr="00617801">
        <w:rPr>
          <w:rFonts w:ascii="TH Sarabun New" w:hAnsi="TH Sarabun New"/>
          <w:sz w:val="32"/>
        </w:rPr>
        <w:t xml:space="preserve">STATUS_DELETED = </w:t>
      </w:r>
      <w:r w:rsidRPr="00617801">
        <w:rPr>
          <w:rFonts w:ascii="TH Sarabun New" w:hAnsi="TH Sarabun New"/>
          <w:sz w:val="32"/>
          <w:cs/>
        </w:rPr>
        <w:t>ลบแล้ว)</w:t>
      </w:r>
    </w:p>
    <w:p w14:paraId="6FD69E53" w14:textId="77777777" w:rsidR="00617801" w:rsidRPr="00617801" w:rsidRDefault="00617801" w:rsidP="00617801">
      <w:pPr>
        <w:ind w:left="2061"/>
        <w:rPr>
          <w:rFonts w:ascii="TH Sarabun New" w:hAnsi="TH Sarabun New"/>
          <w:sz w:val="32"/>
        </w:rPr>
      </w:pPr>
      <w:r w:rsidRPr="00617801">
        <w:rPr>
          <w:rFonts w:ascii="TH Sarabun New" w:hAnsi="TH Sarabun New"/>
          <w:sz w:val="32"/>
        </w:rPr>
        <w:t xml:space="preserve">r_id </w:t>
      </w:r>
      <w:r w:rsidRPr="00617801">
        <w:rPr>
          <w:rFonts w:ascii="Arial" w:hAnsi="Arial" w:cs="Arial"/>
          <w:sz w:val="32"/>
        </w:rPr>
        <w:t>→</w:t>
      </w:r>
      <w:r w:rsidRPr="00617801">
        <w:rPr>
          <w:rFonts w:ascii="TH Sarabun New" w:hAnsi="TH Sarabun New"/>
          <w:sz w:val="32"/>
        </w:rPr>
        <w:t xml:space="preserve"> </w:t>
      </w:r>
      <w:r w:rsidRPr="00617801">
        <w:rPr>
          <w:rFonts w:ascii="TH Sarabun New" w:hAnsi="TH Sarabun New"/>
          <w:sz w:val="32"/>
          <w:cs/>
        </w:rPr>
        <w:t>รหัสหนังสือ</w:t>
      </w:r>
    </w:p>
    <w:p w14:paraId="1784C460" w14:textId="77777777" w:rsidR="00617801" w:rsidRPr="00617801" w:rsidRDefault="00617801" w:rsidP="00617801">
      <w:pPr>
        <w:ind w:left="2061"/>
        <w:rPr>
          <w:rFonts w:ascii="TH Sarabun New" w:hAnsi="TH Sarabun New"/>
          <w:sz w:val="32"/>
        </w:rPr>
      </w:pPr>
      <w:r w:rsidRPr="00617801">
        <w:rPr>
          <w:rFonts w:ascii="TH Sarabun New" w:hAnsi="TH Sarabun New"/>
          <w:sz w:val="32"/>
        </w:rPr>
        <w:t xml:space="preserve">isbn, title, author </w:t>
      </w:r>
      <w:r w:rsidRPr="00617801">
        <w:rPr>
          <w:rFonts w:ascii="Arial" w:hAnsi="Arial" w:cs="Arial"/>
          <w:sz w:val="32"/>
        </w:rPr>
        <w:t>→</w:t>
      </w:r>
      <w:r w:rsidRPr="00617801">
        <w:rPr>
          <w:rFonts w:ascii="TH Sarabun New" w:hAnsi="TH Sarabun New"/>
          <w:sz w:val="32"/>
        </w:rPr>
        <w:t xml:space="preserve"> </w:t>
      </w:r>
      <w:r w:rsidRPr="00617801">
        <w:rPr>
          <w:rFonts w:ascii="TH Sarabun New" w:hAnsi="TH Sarabun New"/>
          <w:sz w:val="32"/>
          <w:cs/>
        </w:rPr>
        <w:t xml:space="preserve">ข้อมูล </w:t>
      </w:r>
      <w:r w:rsidRPr="00617801">
        <w:rPr>
          <w:rFonts w:ascii="TH Sarabun New" w:hAnsi="TH Sarabun New"/>
          <w:sz w:val="32"/>
        </w:rPr>
        <w:t>string (</w:t>
      </w:r>
      <w:r w:rsidRPr="00617801">
        <w:rPr>
          <w:rFonts w:ascii="TH Sarabun New" w:hAnsi="TH Sarabun New"/>
          <w:sz w:val="32"/>
          <w:cs/>
        </w:rPr>
        <w:t xml:space="preserve">แต่ยังอยู่ในรูปแบบ </w:t>
      </w:r>
      <w:r w:rsidRPr="00617801">
        <w:rPr>
          <w:rFonts w:ascii="TH Sarabun New" w:hAnsi="TH Sarabun New"/>
          <w:sz w:val="32"/>
        </w:rPr>
        <w:t>bytes)</w:t>
      </w:r>
    </w:p>
    <w:p w14:paraId="373033AE" w14:textId="11E10A9A" w:rsidR="00617801" w:rsidRPr="00617801" w:rsidRDefault="00617801" w:rsidP="00617801">
      <w:pPr>
        <w:ind w:left="2061"/>
        <w:rPr>
          <w:rFonts w:ascii="TH Sarabun New" w:hAnsi="TH Sarabun New"/>
          <w:sz w:val="32"/>
        </w:rPr>
      </w:pPr>
      <w:r w:rsidRPr="00617801">
        <w:rPr>
          <w:rFonts w:ascii="TH Sarabun New" w:hAnsi="TH Sarabun New"/>
          <w:sz w:val="32"/>
        </w:rPr>
        <w:t xml:space="preserve">qty </w:t>
      </w:r>
      <w:r w:rsidRPr="00617801">
        <w:rPr>
          <w:rFonts w:ascii="Arial" w:hAnsi="Arial" w:cs="Arial"/>
          <w:sz w:val="32"/>
        </w:rPr>
        <w:t>→</w:t>
      </w:r>
      <w:r w:rsidRPr="00617801">
        <w:rPr>
          <w:rFonts w:ascii="TH Sarabun New" w:hAnsi="TH Sarabun New"/>
          <w:sz w:val="32"/>
        </w:rPr>
        <w:t xml:space="preserve"> </w:t>
      </w:r>
      <w:r w:rsidRPr="00617801">
        <w:rPr>
          <w:rFonts w:ascii="TH Sarabun New" w:hAnsi="TH Sarabun New"/>
          <w:sz w:val="32"/>
          <w:cs/>
        </w:rPr>
        <w:t>จำนวนเล่ม</w:t>
      </w:r>
    </w:p>
    <w:p w14:paraId="40635A3A" w14:textId="0E7682A8" w:rsidR="00B9376B" w:rsidRDefault="00B9376B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B9376B">
        <w:rPr>
          <w:rFonts w:ascii="TH Sarabun New" w:hAnsi="TH Sarabun New"/>
          <w:sz w:val="32"/>
          <w:cs/>
        </w:rPr>
        <w:t>ตรวจสอบว่าใช่หนังสือที่ต้องการลบไหม</w:t>
      </w:r>
    </w:p>
    <w:p w14:paraId="66768A13" w14:textId="3826F100" w:rsidR="006F01B7" w:rsidRDefault="006F01B7" w:rsidP="006F01B7">
      <w:pPr>
        <w:pStyle w:val="ListParagraph"/>
        <w:spacing w:line="240" w:lineRule="auto"/>
        <w:ind w:left="1843"/>
        <w:rPr>
          <w:rFonts w:ascii="TH Sarabun New" w:hAnsi="TH Sarabun New" w:hint="cs"/>
          <w:sz w:val="32"/>
        </w:rPr>
      </w:pPr>
      <w:r w:rsidRPr="006F01B7">
        <w:rPr>
          <w:rFonts w:ascii="TH Sarabun New" w:hAnsi="TH Sarabun New"/>
          <w:sz w:val="32"/>
          <w:cs/>
        </w:rPr>
        <w:t xml:space="preserve">เช็กว่า </w:t>
      </w:r>
      <w:r w:rsidRPr="006F01B7">
        <w:rPr>
          <w:rFonts w:ascii="TH Sarabun New" w:hAnsi="TH Sarabun New"/>
          <w:sz w:val="32"/>
        </w:rPr>
        <w:t xml:space="preserve">record </w:t>
      </w:r>
      <w:r w:rsidRPr="006F01B7">
        <w:rPr>
          <w:rFonts w:ascii="TH Sarabun New" w:hAnsi="TH Sarabun New"/>
          <w:sz w:val="32"/>
          <w:cs/>
        </w:rPr>
        <w:t>นี้ยัง “</w:t>
      </w:r>
      <w:r w:rsidRPr="006F01B7">
        <w:rPr>
          <w:rFonts w:ascii="TH Sarabun New" w:hAnsi="TH Sarabun New"/>
          <w:sz w:val="32"/>
        </w:rPr>
        <w:t xml:space="preserve">active” </w:t>
      </w:r>
      <w:r w:rsidRPr="006F01B7">
        <w:rPr>
          <w:rFonts w:ascii="TH Sarabun New" w:hAnsi="TH Sarabun New"/>
          <w:sz w:val="32"/>
          <w:cs/>
        </w:rPr>
        <w:t>อยู่ และ</w:t>
      </w:r>
      <w:r w:rsidRPr="006F01B7">
        <w:rPr>
          <w:rFonts w:ascii="TH Sarabun New" w:hAnsi="TH Sarabun New"/>
          <w:sz w:val="32"/>
        </w:rPr>
        <w:t xml:space="preserve"> r_id </w:t>
      </w:r>
      <w:r w:rsidRPr="006F01B7">
        <w:rPr>
          <w:rFonts w:ascii="TH Sarabun New" w:hAnsi="TH Sarabun New"/>
          <w:sz w:val="32"/>
          <w:cs/>
        </w:rPr>
        <w:t xml:space="preserve">ตรงกับ </w:t>
      </w:r>
      <w:r w:rsidRPr="006F01B7">
        <w:rPr>
          <w:rFonts w:ascii="TH Sarabun New" w:hAnsi="TH Sarabun New"/>
          <w:sz w:val="32"/>
        </w:rPr>
        <w:t xml:space="preserve">ID </w:t>
      </w:r>
      <w:r w:rsidRPr="006F01B7">
        <w:rPr>
          <w:rFonts w:ascii="TH Sarabun New" w:hAnsi="TH Sarabun New"/>
          <w:sz w:val="32"/>
          <w:cs/>
        </w:rPr>
        <w:t>ที่ผู้ใช้กรอก</w:t>
      </w:r>
    </w:p>
    <w:p w14:paraId="6EA45956" w14:textId="062B1625" w:rsidR="00B9376B" w:rsidRDefault="00B9376B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B9376B">
        <w:rPr>
          <w:rFonts w:ascii="TH Sarabun New" w:hAnsi="TH Sarabun New"/>
          <w:sz w:val="32"/>
          <w:cs/>
        </w:rPr>
        <w:t>ยืนยันก่อนลบ</w:t>
      </w:r>
    </w:p>
    <w:p w14:paraId="1D4DC2DC" w14:textId="0C163693" w:rsidR="006F01B7" w:rsidRPr="006F01B7" w:rsidRDefault="006F01B7" w:rsidP="006F01B7">
      <w:pPr>
        <w:spacing w:before="100" w:beforeAutospacing="1" w:after="100" w:afterAutospacing="1" w:line="240" w:lineRule="auto"/>
        <w:ind w:left="21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6F01B7">
        <w:rPr>
          <w:rFonts w:ascii="TH Sarabun New" w:eastAsia="Times New Roman" w:hAnsi="TH Sarabun New"/>
          <w:kern w:val="0"/>
          <w:sz w:val="32"/>
          <w14:ligatures w14:val="none"/>
        </w:rPr>
        <w:t xml:space="preserve">unpack_string(title) </w:t>
      </w:r>
      <w:r w:rsidRPr="006F01B7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6F01B7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6F01B7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แปลงข้อมูล </w:t>
      </w:r>
      <w:r w:rsidRPr="006F01B7">
        <w:rPr>
          <w:rFonts w:ascii="TH Sarabun New" w:eastAsia="Times New Roman" w:hAnsi="TH Sarabun New"/>
          <w:kern w:val="0"/>
          <w:sz w:val="32"/>
          <w14:ligatures w14:val="none"/>
        </w:rPr>
        <w:t xml:space="preserve">bytes </w:t>
      </w:r>
      <w:r w:rsidRPr="006F01B7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เป็น </w:t>
      </w:r>
      <w:r w:rsidRPr="006F01B7">
        <w:rPr>
          <w:rFonts w:ascii="TH Sarabun New" w:eastAsia="Times New Roman" w:hAnsi="TH Sarabun New"/>
          <w:kern w:val="0"/>
          <w:sz w:val="32"/>
          <w14:ligatures w14:val="none"/>
        </w:rPr>
        <w:t xml:space="preserve">string </w:t>
      </w:r>
      <w:r w:rsidRPr="006F01B7">
        <w:rPr>
          <w:rFonts w:ascii="TH Sarabun New" w:eastAsia="Times New Roman" w:hAnsi="TH Sarabun New"/>
          <w:kern w:val="0"/>
          <w:sz w:val="32"/>
          <w:cs/>
          <w14:ligatures w14:val="none"/>
        </w:rPr>
        <w:t>ปกติ</w:t>
      </w:r>
    </w:p>
    <w:p w14:paraId="4B393954" w14:textId="0F1CBFE4" w:rsidR="006F01B7" w:rsidRPr="006F01B7" w:rsidRDefault="006F01B7" w:rsidP="006F01B7">
      <w:pPr>
        <w:spacing w:before="100" w:beforeAutospacing="1" w:after="100" w:afterAutospacing="1" w:line="240" w:lineRule="auto"/>
        <w:ind w:left="2160"/>
        <w:rPr>
          <w:rFonts w:ascii="TH Sarabun New" w:eastAsia="Times New Roman" w:hAnsi="TH Sarabun New"/>
          <w:kern w:val="0"/>
          <w:sz w:val="32"/>
          <w14:ligatures w14:val="none"/>
        </w:rPr>
      </w:pPr>
      <w:r w:rsidRPr="006F01B7">
        <w:rPr>
          <w:rFonts w:ascii="TH Sarabun New" w:eastAsia="Times New Roman" w:hAnsi="TH Sarabun New"/>
          <w:kern w:val="0"/>
          <w:sz w:val="32"/>
          <w:cs/>
          <w14:ligatures w14:val="none"/>
        </w:rPr>
        <w:t>ถามผู้ใช้ก่อนว่าต้องการลบจริงหรือไม่</w:t>
      </w:r>
    </w:p>
    <w:p w14:paraId="5D4D0E0B" w14:textId="77777777" w:rsidR="006F01B7" w:rsidRDefault="006F01B7" w:rsidP="006F01B7">
      <w:pPr>
        <w:pStyle w:val="ListParagraph"/>
        <w:spacing w:line="240" w:lineRule="auto"/>
        <w:ind w:left="1843"/>
        <w:rPr>
          <w:rFonts w:ascii="TH Sarabun New" w:hAnsi="TH Sarabun New"/>
          <w:sz w:val="32"/>
        </w:rPr>
      </w:pPr>
    </w:p>
    <w:p w14:paraId="38E88018" w14:textId="7BDA45F3" w:rsidR="00B9376B" w:rsidRDefault="004C76C7" w:rsidP="00187659">
      <w:pPr>
        <w:pStyle w:val="ListParagraph"/>
        <w:numPr>
          <w:ilvl w:val="0"/>
          <w:numId w:val="5"/>
        </w:numPr>
        <w:spacing w:line="240" w:lineRule="auto"/>
        <w:ind w:left="1843"/>
        <w:rPr>
          <w:rFonts w:ascii="TH Sarabun New" w:hAnsi="TH Sarabun New"/>
          <w:sz w:val="32"/>
        </w:rPr>
      </w:pPr>
      <w:r w:rsidRPr="004C76C7">
        <w:rPr>
          <w:rFonts w:ascii="TH Sarabun New" w:hAnsi="TH Sarabun New"/>
          <w:sz w:val="32"/>
          <w:cs/>
        </w:rPr>
        <w:t>ลบ (เปลี่ยนสถานะ)</w:t>
      </w:r>
    </w:p>
    <w:p w14:paraId="75DA9281" w14:textId="0E91E8C4" w:rsidR="00AA19E2" w:rsidRPr="00AA19E2" w:rsidRDefault="00AA19E2" w:rsidP="00AA19E2">
      <w:pPr>
        <w:ind w:left="2061"/>
        <w:rPr>
          <w:rFonts w:ascii="TH Sarabun New" w:hAnsi="TH Sarabun New"/>
          <w:sz w:val="32"/>
        </w:rPr>
      </w:pPr>
      <w:r w:rsidRPr="00AA19E2">
        <w:rPr>
          <w:rFonts w:ascii="TH Sarabun New" w:hAnsi="TH Sarabun New"/>
          <w:sz w:val="32"/>
          <w:cs/>
        </w:rPr>
        <w:t>ถ้าผู้ใช้พิมพ์</w:t>
      </w:r>
      <w:r w:rsidRPr="00AA19E2">
        <w:rPr>
          <w:rFonts w:ascii="TH Sarabun New" w:hAnsi="TH Sarabun New"/>
          <w:sz w:val="32"/>
        </w:rPr>
        <w:t xml:space="preserve"> y </w:t>
      </w:r>
      <w:r w:rsidRPr="00AA19E2">
        <w:rPr>
          <w:rFonts w:ascii="Arial" w:hAnsi="Arial" w:cs="Arial"/>
          <w:sz w:val="32"/>
        </w:rPr>
        <w:t>→</w:t>
      </w:r>
      <w:r w:rsidRPr="00AA19E2">
        <w:rPr>
          <w:rFonts w:ascii="TH Sarabun New" w:hAnsi="TH Sarabun New"/>
          <w:sz w:val="32"/>
        </w:rPr>
        <w:t xml:space="preserve"> </w:t>
      </w:r>
      <w:r w:rsidRPr="00AA19E2">
        <w:rPr>
          <w:rFonts w:ascii="TH Sarabun New" w:hAnsi="TH Sarabun New"/>
          <w:sz w:val="32"/>
          <w:cs/>
        </w:rPr>
        <w:t>ทำการ “ลบ” โดย:</w:t>
      </w:r>
    </w:p>
    <w:p w14:paraId="5D3361C3" w14:textId="77777777" w:rsidR="00AA19E2" w:rsidRPr="00AA19E2" w:rsidRDefault="00AA19E2" w:rsidP="00AA19E2">
      <w:pPr>
        <w:ind w:left="2061"/>
        <w:rPr>
          <w:rFonts w:ascii="TH Sarabun New" w:hAnsi="TH Sarabun New"/>
          <w:sz w:val="32"/>
        </w:rPr>
      </w:pPr>
      <w:r w:rsidRPr="00AA19E2">
        <w:rPr>
          <w:rFonts w:ascii="TH Sarabun New" w:hAnsi="TH Sarabun New"/>
          <w:sz w:val="32"/>
          <w:cs/>
        </w:rPr>
        <w:t xml:space="preserve">สร้าง </w:t>
      </w:r>
      <w:r w:rsidRPr="00AA19E2">
        <w:rPr>
          <w:rFonts w:ascii="TH Sarabun New" w:hAnsi="TH Sarabun New"/>
          <w:sz w:val="32"/>
        </w:rPr>
        <w:t xml:space="preserve">record </w:t>
      </w:r>
      <w:r w:rsidRPr="00AA19E2">
        <w:rPr>
          <w:rFonts w:ascii="TH Sarabun New" w:hAnsi="TH Sarabun New"/>
          <w:sz w:val="32"/>
          <w:cs/>
        </w:rPr>
        <w:t>ใหม่ โดยเปลี่ยน</w:t>
      </w:r>
      <w:r w:rsidRPr="00AA19E2">
        <w:rPr>
          <w:rFonts w:ascii="TH Sarabun New" w:hAnsi="TH Sarabun New"/>
          <w:sz w:val="32"/>
        </w:rPr>
        <w:t xml:space="preserve"> STATUS_ACTIVE </w:t>
      </w:r>
      <w:r w:rsidRPr="00AA19E2">
        <w:rPr>
          <w:rFonts w:ascii="TH Sarabun New" w:hAnsi="TH Sarabun New"/>
          <w:sz w:val="32"/>
          <w:cs/>
        </w:rPr>
        <w:t>เป็น</w:t>
      </w:r>
      <w:r w:rsidRPr="00AA19E2">
        <w:rPr>
          <w:rFonts w:ascii="TH Sarabun New" w:hAnsi="TH Sarabun New"/>
          <w:sz w:val="32"/>
        </w:rPr>
        <w:t xml:space="preserve"> STATUS_DELETED</w:t>
      </w:r>
    </w:p>
    <w:p w14:paraId="173A5C45" w14:textId="77777777" w:rsidR="00AA19E2" w:rsidRPr="00AA19E2" w:rsidRDefault="00AA19E2" w:rsidP="00AA19E2">
      <w:pPr>
        <w:ind w:left="2061"/>
        <w:rPr>
          <w:rFonts w:ascii="TH Sarabun New" w:hAnsi="TH Sarabun New"/>
          <w:sz w:val="32"/>
        </w:rPr>
      </w:pPr>
      <w:r w:rsidRPr="00AA19E2">
        <w:rPr>
          <w:rFonts w:ascii="TH Sarabun New" w:hAnsi="TH Sarabun New"/>
          <w:sz w:val="32"/>
        </w:rPr>
        <w:t xml:space="preserve">f.seek(pos) </w:t>
      </w:r>
      <w:r w:rsidRPr="00AA19E2">
        <w:rPr>
          <w:rFonts w:ascii="Arial" w:hAnsi="Arial" w:cs="Arial"/>
          <w:sz w:val="32"/>
        </w:rPr>
        <w:t>→</w:t>
      </w:r>
      <w:r w:rsidRPr="00AA19E2">
        <w:rPr>
          <w:rFonts w:ascii="TH Sarabun New" w:hAnsi="TH Sarabun New"/>
          <w:sz w:val="32"/>
        </w:rPr>
        <w:t xml:space="preserve"> </w:t>
      </w:r>
      <w:r w:rsidRPr="00AA19E2">
        <w:rPr>
          <w:rFonts w:ascii="TH Sarabun New" w:hAnsi="TH Sarabun New"/>
          <w:sz w:val="32"/>
          <w:cs/>
        </w:rPr>
        <w:t xml:space="preserve">ย้าย </w:t>
      </w:r>
      <w:r w:rsidRPr="00AA19E2">
        <w:rPr>
          <w:rFonts w:ascii="TH Sarabun New" w:hAnsi="TH Sarabun New"/>
          <w:sz w:val="32"/>
        </w:rPr>
        <w:t xml:space="preserve">pointer </w:t>
      </w:r>
      <w:r w:rsidRPr="00AA19E2">
        <w:rPr>
          <w:rFonts w:ascii="TH Sarabun New" w:hAnsi="TH Sarabun New"/>
          <w:sz w:val="32"/>
          <w:cs/>
        </w:rPr>
        <w:t xml:space="preserve">กลับไปตำแหน่งเดิมของ </w:t>
      </w:r>
      <w:r w:rsidRPr="00AA19E2">
        <w:rPr>
          <w:rFonts w:ascii="TH Sarabun New" w:hAnsi="TH Sarabun New"/>
          <w:sz w:val="32"/>
        </w:rPr>
        <w:t>record</w:t>
      </w:r>
    </w:p>
    <w:p w14:paraId="34F28228" w14:textId="77777777" w:rsidR="00AA19E2" w:rsidRPr="00AA19E2" w:rsidRDefault="00AA19E2" w:rsidP="00AA19E2">
      <w:pPr>
        <w:ind w:left="2061"/>
        <w:rPr>
          <w:rFonts w:ascii="TH Sarabun New" w:hAnsi="TH Sarabun New"/>
          <w:sz w:val="32"/>
        </w:rPr>
      </w:pPr>
      <w:r w:rsidRPr="00AA19E2">
        <w:rPr>
          <w:rFonts w:ascii="TH Sarabun New" w:hAnsi="TH Sarabun New"/>
          <w:sz w:val="32"/>
          <w:cs/>
        </w:rPr>
        <w:t xml:space="preserve">เขียนข้อมูลใหม่ทับ </w:t>
      </w:r>
      <w:r w:rsidRPr="00AA19E2">
        <w:rPr>
          <w:rFonts w:ascii="TH Sarabun New" w:hAnsi="TH Sarabun New"/>
          <w:sz w:val="32"/>
        </w:rPr>
        <w:t xml:space="preserve">record </w:t>
      </w:r>
      <w:r w:rsidRPr="00AA19E2">
        <w:rPr>
          <w:rFonts w:ascii="TH Sarabun New" w:hAnsi="TH Sarabun New"/>
          <w:sz w:val="32"/>
          <w:cs/>
        </w:rPr>
        <w:t>เดิม</w:t>
      </w:r>
    </w:p>
    <w:p w14:paraId="7CF9D13C" w14:textId="36B6C836" w:rsidR="001B5265" w:rsidRPr="00AA19E2" w:rsidRDefault="00AA19E2" w:rsidP="00AA19E2">
      <w:pPr>
        <w:ind w:left="2061"/>
        <w:rPr>
          <w:rFonts w:ascii="TH Sarabun New" w:hAnsi="TH Sarabun New"/>
          <w:sz w:val="32"/>
        </w:rPr>
      </w:pPr>
      <w:r w:rsidRPr="00AA19E2">
        <w:rPr>
          <w:rFonts w:ascii="TH Sarabun New" w:hAnsi="TH Sarabun New"/>
          <w:sz w:val="32"/>
          <w:cs/>
        </w:rPr>
        <w:lastRenderedPageBreak/>
        <w:t>จากนั้นแสดงข้อความ “ลบแล้ว” แล้ว</w:t>
      </w:r>
      <w:r w:rsidRPr="00AA19E2">
        <w:rPr>
          <w:rFonts w:ascii="TH Sarabun New" w:hAnsi="TH Sarabun New"/>
          <w:sz w:val="32"/>
        </w:rPr>
        <w:t xml:space="preserve"> return </w:t>
      </w:r>
      <w:r w:rsidRPr="00AA19E2">
        <w:rPr>
          <w:rFonts w:ascii="TH Sarabun New" w:hAnsi="TH Sarabun New"/>
          <w:sz w:val="32"/>
          <w:cs/>
        </w:rPr>
        <w:t>ออกจากฟังก์ชัน</w:t>
      </w:r>
      <w:r w:rsidR="00F62B0E" w:rsidRPr="00F62B0E">
        <w:rPr>
          <w:noProof/>
        </w:rPr>
        <w:drawing>
          <wp:anchor distT="0" distB="0" distL="114300" distR="114300" simplePos="0" relativeHeight="251617792" behindDoc="0" locked="0" layoutInCell="1" allowOverlap="1" wp14:anchorId="5EE5B040" wp14:editId="7DAFD074">
            <wp:simplePos x="0" y="0"/>
            <wp:positionH relativeFrom="column">
              <wp:posOffset>-78740</wp:posOffset>
            </wp:positionH>
            <wp:positionV relativeFrom="paragraph">
              <wp:posOffset>446405</wp:posOffset>
            </wp:positionV>
            <wp:extent cx="5731510" cy="2236030"/>
            <wp:effectExtent l="76200" t="76200" r="135890" b="126365"/>
            <wp:wrapTopAndBottom/>
            <wp:docPr id="132612231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2316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"/>
                    <a:stretch/>
                  </pic:blipFill>
                  <pic:spPr bwMode="auto">
                    <a:xfrm>
                      <a:off x="0" y="0"/>
                      <a:ext cx="5731510" cy="2236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B03B5C" w14:textId="2428B0BE" w:rsidR="00F62B0E" w:rsidRPr="00B546C8" w:rsidRDefault="00CA44BE" w:rsidP="009423D3">
      <w:pPr>
        <w:pStyle w:val="a"/>
        <w:spacing w:line="240" w:lineRule="auto"/>
      </w:pPr>
      <w:bookmarkStart w:id="81" w:name="_Toc210495221"/>
      <w:r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3</w:t>
      </w:r>
      <w:r w:rsidR="00883471">
        <w:rPr>
          <w:b/>
          <w:bCs w:val="0"/>
        </w:rPr>
        <w:fldChar w:fldCharType="end"/>
      </w:r>
      <w:r w:rsidR="00B21B30" w:rsidRPr="00B21B30">
        <w:rPr>
          <w:b/>
          <w:bCs w:val="0"/>
        </w:rPr>
        <w:t xml:space="preserve"> </w:t>
      </w:r>
      <w:r w:rsidR="00B21B30" w:rsidRPr="00B21B30">
        <w:rPr>
          <w:b/>
          <w:bCs w:val="0"/>
          <w:cs/>
        </w:rPr>
        <w:t>ฟังก์ชัน</w:t>
      </w:r>
      <w:r w:rsidR="00B21B30" w:rsidRPr="00DC2FF1">
        <w:rPr>
          <w:cs/>
        </w:rPr>
        <w:t xml:space="preserve"> </w:t>
      </w:r>
      <w:r w:rsidR="00B21B30" w:rsidRPr="0094078F">
        <w:t>delete_book</w:t>
      </w:r>
      <w:bookmarkEnd w:id="81"/>
    </w:p>
    <w:p w14:paraId="2E4BB394" w14:textId="1852F044" w:rsidR="0033131C" w:rsidRDefault="00552D7B" w:rsidP="009423D3">
      <w:pPr>
        <w:pStyle w:val="Heading3"/>
        <w:numPr>
          <w:ilvl w:val="0"/>
          <w:numId w:val="0"/>
        </w:numPr>
        <w:spacing w:line="240" w:lineRule="auto"/>
        <w:ind w:left="1701" w:hanging="567"/>
      </w:pPr>
      <w:r>
        <w:rPr>
          <w:rFonts w:hint="cs"/>
          <w:cs/>
        </w:rPr>
        <w:t xml:space="preserve">4.2.2  </w:t>
      </w:r>
      <w:r w:rsidR="0072180C" w:rsidRPr="00C11C04">
        <w:rPr>
          <w:cs/>
        </w:rPr>
        <w:t xml:space="preserve">โมดูล </w:t>
      </w:r>
      <w:r w:rsidR="0072180C" w:rsidRPr="00C11C04">
        <w:t>members.py</w:t>
      </w:r>
    </w:p>
    <w:p w14:paraId="07017E19" w14:textId="006250B7" w:rsidR="00C11C04" w:rsidRPr="000924A9" w:rsidRDefault="000924A9" w:rsidP="009423D3">
      <w:pPr>
        <w:spacing w:line="240" w:lineRule="auto"/>
        <w:ind w:left="981" w:firstLine="720"/>
        <w:rPr>
          <w:rFonts w:ascii="TH Sarabun New" w:hAnsi="TH Sarabun New"/>
          <w:sz w:val="32"/>
        </w:rPr>
      </w:pPr>
      <w:r w:rsidRPr="000924A9">
        <w:rPr>
          <w:rFonts w:ascii="TH Sarabun New" w:hAnsi="TH Sarabun New" w:hint="cs"/>
          <w:sz w:val="32"/>
          <w:cs/>
        </w:rPr>
        <w:t>4.2.2.1</w:t>
      </w:r>
      <w:r w:rsidR="00E30B68">
        <w:rPr>
          <w:rFonts w:ascii="TH Sarabun New" w:hAnsi="TH Sarabun New" w:hint="cs"/>
          <w:sz w:val="32"/>
          <w:cs/>
        </w:rPr>
        <w:t xml:space="preserve"> </w:t>
      </w:r>
      <w:r w:rsidR="00C11C04" w:rsidRPr="000924A9">
        <w:rPr>
          <w:rFonts w:ascii="TH Sarabun New" w:hAnsi="TH Sarabun New"/>
          <w:sz w:val="32"/>
          <w:cs/>
        </w:rPr>
        <w:t>ฟังก์ชัน</w:t>
      </w:r>
      <w:r w:rsidR="00C11C04" w:rsidRPr="000924A9">
        <w:rPr>
          <w:rFonts w:ascii="TH Sarabun New" w:hAnsi="TH Sarabun New"/>
          <w:sz w:val="32"/>
        </w:rPr>
        <w:t xml:space="preserve"> add_member()</w:t>
      </w:r>
    </w:p>
    <w:p w14:paraId="5F4F3C27" w14:textId="77777777" w:rsidR="00C11C04" w:rsidRPr="000924A9" w:rsidRDefault="00C11C04" w:rsidP="009423D3">
      <w:pPr>
        <w:spacing w:line="240" w:lineRule="auto"/>
        <w:rPr>
          <w:rFonts w:ascii="TH Sarabun New" w:hAnsi="TH Sarabun New"/>
          <w:sz w:val="32"/>
        </w:rPr>
      </w:pPr>
      <w:r w:rsidRPr="000924A9">
        <w:rPr>
          <w:rFonts w:ascii="TH Sarabun New" w:hAnsi="TH Sarabun New"/>
          <w:sz w:val="32"/>
          <w:cs/>
        </w:rPr>
        <w:t>วัตถุประสงค์:</w:t>
      </w:r>
      <w:r w:rsidRPr="000924A9">
        <w:rPr>
          <w:rFonts w:ascii="TH Sarabun New" w:hAnsi="TH Sarabun New"/>
          <w:sz w:val="32"/>
        </w:rPr>
        <w:t xml:space="preserve"> </w:t>
      </w:r>
      <w:r w:rsidRPr="000924A9">
        <w:rPr>
          <w:rFonts w:ascii="TH Sarabun New" w:hAnsi="TH Sarabun New"/>
          <w:sz w:val="32"/>
          <w:cs/>
        </w:rPr>
        <w:t>เพิ่มสมาชิกใหม่เข้าระบบ</w:t>
      </w:r>
    </w:p>
    <w:p w14:paraId="7DC39169" w14:textId="77777777" w:rsidR="00C11C04" w:rsidRPr="000924A9" w:rsidRDefault="00C11C04" w:rsidP="009423D3">
      <w:pPr>
        <w:spacing w:line="240" w:lineRule="auto"/>
        <w:rPr>
          <w:rFonts w:ascii="TH Sarabun New" w:hAnsi="TH Sarabun New"/>
          <w:sz w:val="32"/>
        </w:rPr>
      </w:pPr>
      <w:r w:rsidRPr="000924A9">
        <w:rPr>
          <w:rFonts w:ascii="TH Sarabun New" w:hAnsi="TH Sarabun New"/>
          <w:sz w:val="32"/>
          <w:cs/>
        </w:rPr>
        <w:t>ขั้นตอนการทำงาน:</w:t>
      </w:r>
    </w:p>
    <w:p w14:paraId="10F6AFF4" w14:textId="77777777" w:rsidR="00BB74AC" w:rsidRDefault="00023B99" w:rsidP="00187659">
      <w:pPr>
        <w:pStyle w:val="ListParagraph"/>
        <w:numPr>
          <w:ilvl w:val="0"/>
          <w:numId w:val="6"/>
        </w:numPr>
        <w:spacing w:line="240" w:lineRule="auto"/>
        <w:ind w:left="1985"/>
      </w:pPr>
      <w:r w:rsidRPr="00023B99">
        <w:rPr>
          <w:cs/>
        </w:rPr>
        <w:t>หาค่า</w:t>
      </w:r>
      <w:r w:rsidRPr="00023B99">
        <w:t xml:space="preserve"> ID </w:t>
      </w:r>
      <w:r w:rsidRPr="00023B99">
        <w:rPr>
          <w:cs/>
        </w:rPr>
        <w:t>ล่าสุด แล้วสร้าง</w:t>
      </w:r>
      <w:r w:rsidRPr="00023B99">
        <w:t xml:space="preserve"> ID </w:t>
      </w:r>
      <w:r w:rsidRPr="00023B99">
        <w:rPr>
          <w:cs/>
        </w:rPr>
        <w:t>ใหม่</w:t>
      </w:r>
    </w:p>
    <w:p w14:paraId="2A54CB56" w14:textId="77777777" w:rsidR="00BB74AC" w:rsidRPr="00BB74AC" w:rsidRDefault="00BB74AC" w:rsidP="00BB74AC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BB74AC">
        <w:rPr>
          <w:rFonts w:ascii="TH Sarabun New" w:hAnsi="TH Sarabun New"/>
          <w:sz w:val="32"/>
        </w:rPr>
        <w:t xml:space="preserve">get_last_id() </w:t>
      </w:r>
      <w:r w:rsidRPr="00BB74AC">
        <w:rPr>
          <w:rFonts w:ascii="TH Sarabun New" w:hAnsi="TH Sarabun New"/>
          <w:sz w:val="32"/>
          <w:cs/>
        </w:rPr>
        <w:t>จะอ่านไฟล์สมาชิก (</w:t>
      </w:r>
      <w:r w:rsidRPr="00BB74AC">
        <w:rPr>
          <w:rFonts w:ascii="TH Sarabun New" w:hAnsi="TH Sarabun New"/>
          <w:sz w:val="32"/>
        </w:rPr>
        <w:t xml:space="preserve">MEMBERS_FILE) </w:t>
      </w:r>
      <w:r w:rsidRPr="00BB74AC">
        <w:rPr>
          <w:rFonts w:ascii="TH Sarabun New" w:hAnsi="TH Sarabun New"/>
          <w:sz w:val="32"/>
          <w:cs/>
        </w:rPr>
        <w:t>แล้วคำนวณว่า</w:t>
      </w:r>
      <w:r w:rsidRPr="00BB74AC">
        <w:rPr>
          <w:rFonts w:ascii="TH Sarabun New" w:hAnsi="TH Sarabun New"/>
          <w:sz w:val="32"/>
        </w:rPr>
        <w:t xml:space="preserve"> ID </w:t>
      </w:r>
      <w:r w:rsidRPr="00BB74AC">
        <w:rPr>
          <w:rFonts w:ascii="TH Sarabun New" w:hAnsi="TH Sarabun New"/>
          <w:sz w:val="32"/>
          <w:cs/>
        </w:rPr>
        <w:t>สมาชิกล่าสุดคืออะไร</w:t>
      </w:r>
    </w:p>
    <w:p w14:paraId="12097EEE" w14:textId="77777777" w:rsidR="00BB74AC" w:rsidRPr="00BB74AC" w:rsidRDefault="00BB74AC" w:rsidP="00BB74AC">
      <w:pPr>
        <w:pStyle w:val="ListParagraph"/>
        <w:ind w:left="2203"/>
        <w:rPr>
          <w:rFonts w:ascii="TH Sarabun New" w:hAnsi="TH Sarabun New"/>
          <w:sz w:val="32"/>
        </w:rPr>
      </w:pPr>
      <w:r w:rsidRPr="00BB74AC">
        <w:rPr>
          <w:rFonts w:ascii="TH Sarabun New" w:hAnsi="TH Sarabun New"/>
          <w:sz w:val="32"/>
          <w:cs/>
        </w:rPr>
        <w:t>จากนั้นเพิ่ม</w:t>
      </w:r>
      <w:r w:rsidRPr="00BB74AC">
        <w:rPr>
          <w:rFonts w:ascii="TH Sarabun New" w:hAnsi="TH Sarabun New"/>
          <w:sz w:val="32"/>
        </w:rPr>
        <w:t xml:space="preserve"> 1 </w:t>
      </w:r>
      <w:r w:rsidRPr="00BB74AC">
        <w:rPr>
          <w:rFonts w:ascii="TH Sarabun New" w:hAnsi="TH Sarabun New"/>
          <w:sz w:val="32"/>
          <w:cs/>
        </w:rPr>
        <w:t>เพื่อสร้าง</w:t>
      </w:r>
      <w:r w:rsidRPr="00BB74AC">
        <w:rPr>
          <w:rFonts w:ascii="TH Sarabun New" w:hAnsi="TH Sarabun New"/>
          <w:sz w:val="32"/>
        </w:rPr>
        <w:t xml:space="preserve"> member_id </w:t>
      </w:r>
      <w:r w:rsidRPr="00BB74AC">
        <w:rPr>
          <w:rFonts w:ascii="TH Sarabun New" w:hAnsi="TH Sarabun New"/>
          <w:sz w:val="32"/>
          <w:cs/>
        </w:rPr>
        <w:t>ใหม่ให้กับสมาชิกที่จะเพิ่ม</w:t>
      </w:r>
    </w:p>
    <w:p w14:paraId="5A091AC5" w14:textId="77777777" w:rsidR="00BB74AC" w:rsidRDefault="00BB74AC" w:rsidP="00BB74AC">
      <w:pPr>
        <w:pStyle w:val="ListParagraph"/>
        <w:spacing w:line="240" w:lineRule="auto"/>
        <w:ind w:left="1985"/>
      </w:pPr>
    </w:p>
    <w:p w14:paraId="395EB4D8" w14:textId="0E79D920" w:rsidR="00BB74AC" w:rsidRDefault="008140FE" w:rsidP="00187659">
      <w:pPr>
        <w:pStyle w:val="ListParagraph"/>
        <w:numPr>
          <w:ilvl w:val="0"/>
          <w:numId w:val="6"/>
        </w:numPr>
        <w:spacing w:line="240" w:lineRule="auto"/>
        <w:ind w:left="1985"/>
      </w:pPr>
      <w:r w:rsidRPr="008140FE">
        <w:rPr>
          <w:cs/>
        </w:rPr>
        <w:t xml:space="preserve">แสดงข้อความบนหน้าจอให้ผู้ใช้เห็นว่าเรากำลังเพิ่มสมาชิกใหม่ พร้อม </w:t>
      </w:r>
      <w:r w:rsidRPr="008140FE">
        <w:t xml:space="preserve">ID </w:t>
      </w:r>
      <w:r w:rsidRPr="008140FE">
        <w:rPr>
          <w:cs/>
        </w:rPr>
        <w:t>ที่ถูกกำหนดให้</w:t>
      </w:r>
    </w:p>
    <w:p w14:paraId="300006D6" w14:textId="4DCEBAD3" w:rsidR="008140FE" w:rsidRDefault="008140FE" w:rsidP="00187659">
      <w:pPr>
        <w:pStyle w:val="ListParagraph"/>
        <w:numPr>
          <w:ilvl w:val="0"/>
          <w:numId w:val="6"/>
        </w:numPr>
        <w:spacing w:line="240" w:lineRule="auto"/>
        <w:ind w:left="1985"/>
      </w:pPr>
      <w:r w:rsidRPr="008140FE">
        <w:rPr>
          <w:cs/>
        </w:rPr>
        <w:t>รับข้อมูลสมาชิกจากผู้ใช้</w:t>
      </w:r>
    </w:p>
    <w:p w14:paraId="537C5DA2" w14:textId="77777777" w:rsidR="008140FE" w:rsidRPr="008140FE" w:rsidRDefault="008140FE" w:rsidP="008140FE">
      <w:pPr>
        <w:pStyle w:val="ListParagraph"/>
        <w:spacing w:before="100" w:beforeAutospacing="1" w:after="100" w:afterAutospacing="1" w:line="240" w:lineRule="auto"/>
        <w:ind w:left="2203"/>
        <w:rPr>
          <w:rFonts w:ascii="TH Sarabun New" w:eastAsia="Times New Roman" w:hAnsi="TH Sarabun New"/>
          <w:kern w:val="0"/>
          <w:sz w:val="32"/>
          <w14:ligatures w14:val="none"/>
        </w:rPr>
      </w:pPr>
      <w:r w:rsidRPr="008140FE">
        <w:rPr>
          <w:rFonts w:ascii="TH Sarabun New" w:eastAsia="Times New Roman" w:hAnsi="TH Sarabun New"/>
          <w:kern w:val="0"/>
          <w:sz w:val="32"/>
          <w14:ligatures w14:val="none"/>
        </w:rPr>
        <w:t xml:space="preserve">name = </w:t>
      </w:r>
      <w:r w:rsidRPr="008140FE">
        <w:rPr>
          <w:rFonts w:ascii="TH Sarabun New" w:eastAsia="Times New Roman" w:hAnsi="TH Sarabun New"/>
          <w:kern w:val="0"/>
          <w:sz w:val="32"/>
          <w:cs/>
          <w14:ligatures w14:val="none"/>
        </w:rPr>
        <w:t>ชื่อ-นามสกุลของสมาชิก</w:t>
      </w:r>
    </w:p>
    <w:p w14:paraId="6520EA5D" w14:textId="77777777" w:rsidR="008140FE" w:rsidRPr="008140FE" w:rsidRDefault="008140FE" w:rsidP="008140FE">
      <w:pPr>
        <w:pStyle w:val="ListParagraph"/>
        <w:spacing w:before="100" w:beforeAutospacing="1" w:after="100" w:afterAutospacing="1" w:line="240" w:lineRule="auto"/>
        <w:ind w:left="2203"/>
        <w:rPr>
          <w:rFonts w:ascii="TH Sarabun New" w:eastAsia="Times New Roman" w:hAnsi="TH Sarabun New"/>
          <w:kern w:val="0"/>
          <w:sz w:val="32"/>
          <w14:ligatures w14:val="none"/>
        </w:rPr>
      </w:pPr>
      <w:r w:rsidRPr="008140FE">
        <w:rPr>
          <w:rFonts w:ascii="TH Sarabun New" w:eastAsia="Times New Roman" w:hAnsi="TH Sarabun New"/>
          <w:kern w:val="0"/>
          <w:sz w:val="32"/>
          <w14:ligatures w14:val="none"/>
        </w:rPr>
        <w:t xml:space="preserve">phone = </w:t>
      </w:r>
      <w:r w:rsidRPr="008140FE">
        <w:rPr>
          <w:rFonts w:ascii="TH Sarabun New" w:eastAsia="Times New Roman" w:hAnsi="TH Sarabun New"/>
          <w:kern w:val="0"/>
          <w:sz w:val="32"/>
          <w:cs/>
          <w14:ligatures w14:val="none"/>
        </w:rPr>
        <w:t>หมายเลขโทรศัพท์</w:t>
      </w:r>
    </w:p>
    <w:p w14:paraId="233F6E6F" w14:textId="77777777" w:rsidR="008140FE" w:rsidRDefault="008140FE" w:rsidP="008140FE">
      <w:pPr>
        <w:pStyle w:val="ListParagraph"/>
        <w:spacing w:line="240" w:lineRule="auto"/>
        <w:ind w:left="1985"/>
      </w:pPr>
    </w:p>
    <w:p w14:paraId="7DF3879B" w14:textId="020E5FA2" w:rsidR="008140FE" w:rsidRDefault="00686253" w:rsidP="00187659">
      <w:pPr>
        <w:pStyle w:val="ListParagraph"/>
        <w:numPr>
          <w:ilvl w:val="0"/>
          <w:numId w:val="6"/>
        </w:numPr>
        <w:spacing w:line="240" w:lineRule="auto"/>
        <w:ind w:left="1985"/>
        <w:rPr>
          <w:rFonts w:ascii="TH Sarabun New" w:hAnsi="TH Sarabun New"/>
          <w:sz w:val="32"/>
        </w:rPr>
      </w:pPr>
      <w:r w:rsidRPr="00686253">
        <w:rPr>
          <w:rFonts w:ascii="TH Sarabun New" w:hAnsi="TH Sarabun New"/>
          <w:sz w:val="32"/>
        </w:rPr>
        <w:t xml:space="preserve">Pack </w:t>
      </w:r>
      <w:r w:rsidRPr="00686253">
        <w:rPr>
          <w:rFonts w:ascii="TH Sarabun New" w:hAnsi="TH Sarabun New"/>
          <w:sz w:val="32"/>
          <w:cs/>
        </w:rPr>
        <w:t xml:space="preserve">ข้อมูลเป็น </w:t>
      </w:r>
      <w:r w:rsidRPr="00686253">
        <w:rPr>
          <w:rFonts w:ascii="TH Sarabun New" w:hAnsi="TH Sarabun New"/>
          <w:sz w:val="32"/>
        </w:rPr>
        <w:t>Binary Record</w:t>
      </w:r>
    </w:p>
    <w:p w14:paraId="01FF03BD" w14:textId="77777777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3B67BF">
        <w:rPr>
          <w:rFonts w:ascii="TH Sarabun New" w:hAnsi="TH Sarabun New"/>
          <w:sz w:val="32"/>
          <w:cs/>
        </w:rPr>
        <w:t xml:space="preserve">ใช้ </w:t>
      </w:r>
      <w:r w:rsidRPr="003B67BF">
        <w:rPr>
          <w:rFonts w:ascii="TH Sarabun New" w:hAnsi="TH Sarabun New"/>
          <w:sz w:val="32"/>
        </w:rPr>
        <w:t xml:space="preserve">struct.pack() </w:t>
      </w:r>
      <w:r w:rsidRPr="003B67BF">
        <w:rPr>
          <w:rFonts w:ascii="TH Sarabun New" w:hAnsi="TH Sarabun New"/>
          <w:sz w:val="32"/>
          <w:cs/>
        </w:rPr>
        <w:t xml:space="preserve">เพื่อแปลงข้อมูลจาก </w:t>
      </w:r>
      <w:r w:rsidRPr="003B67BF">
        <w:rPr>
          <w:rFonts w:ascii="TH Sarabun New" w:hAnsi="TH Sarabun New"/>
          <w:sz w:val="32"/>
        </w:rPr>
        <w:t xml:space="preserve">Python </w:t>
      </w:r>
      <w:r w:rsidRPr="003B67BF">
        <w:rPr>
          <w:rFonts w:ascii="TH Sarabun New" w:hAnsi="TH Sarabun New"/>
          <w:sz w:val="32"/>
          <w:cs/>
        </w:rPr>
        <w:t xml:space="preserve">เป็น </w:t>
      </w:r>
      <w:r w:rsidRPr="003B67BF">
        <w:rPr>
          <w:rFonts w:ascii="TH Sarabun New" w:hAnsi="TH Sarabun New"/>
          <w:sz w:val="32"/>
        </w:rPr>
        <w:t xml:space="preserve">Binary </w:t>
      </w:r>
      <w:r w:rsidRPr="003B67BF">
        <w:rPr>
          <w:rFonts w:ascii="TH Sarabun New" w:hAnsi="TH Sarabun New"/>
          <w:sz w:val="32"/>
          <w:cs/>
        </w:rPr>
        <w:t>ตามรูปแบบ (</w:t>
      </w:r>
      <w:r w:rsidRPr="003B67BF">
        <w:rPr>
          <w:rFonts w:ascii="TH Sarabun New" w:hAnsi="TH Sarabun New"/>
          <w:sz w:val="32"/>
        </w:rPr>
        <w:t xml:space="preserve">MEMBER_FORMAT) </w:t>
      </w:r>
      <w:r w:rsidRPr="003B67BF">
        <w:rPr>
          <w:rFonts w:ascii="TH Sarabun New" w:hAnsi="TH Sarabun New"/>
          <w:sz w:val="32"/>
          <w:cs/>
        </w:rPr>
        <w:t>ที่กำหนดไว้</w:t>
      </w:r>
    </w:p>
    <w:p w14:paraId="25672135" w14:textId="2EE48921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3B67BF">
        <w:rPr>
          <w:rFonts w:ascii="TH Sarabun New" w:hAnsi="TH Sarabun New"/>
          <w:sz w:val="32"/>
          <w:cs/>
        </w:rPr>
        <w:t xml:space="preserve">ข้อมูลที่ถูก </w:t>
      </w:r>
      <w:r w:rsidRPr="003B67BF">
        <w:rPr>
          <w:rFonts w:ascii="TH Sarabun New" w:hAnsi="TH Sarabun New"/>
          <w:sz w:val="32"/>
        </w:rPr>
        <w:t xml:space="preserve">pack </w:t>
      </w:r>
      <w:r w:rsidRPr="003B67BF">
        <w:rPr>
          <w:rFonts w:ascii="TH Sarabun New" w:hAnsi="TH Sarabun New"/>
          <w:sz w:val="32"/>
          <w:cs/>
        </w:rPr>
        <w:t>จะประกอบด้วย:</w:t>
      </w:r>
    </w:p>
    <w:p w14:paraId="0071B4EA" w14:textId="77777777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3B67BF">
        <w:rPr>
          <w:rFonts w:ascii="TH Sarabun New" w:hAnsi="TH Sarabun New"/>
          <w:sz w:val="32"/>
        </w:rPr>
        <w:t xml:space="preserve">STATUS_ACTIVE </w:t>
      </w:r>
      <w:r w:rsidRPr="003B67BF">
        <w:rPr>
          <w:rFonts w:ascii="Arial" w:hAnsi="Arial" w:cs="Arial"/>
          <w:sz w:val="32"/>
        </w:rPr>
        <w:t>→</w:t>
      </w:r>
      <w:r w:rsidRPr="003B67BF">
        <w:rPr>
          <w:rFonts w:ascii="TH Sarabun New" w:hAnsi="TH Sarabun New"/>
          <w:sz w:val="32"/>
        </w:rPr>
        <w:t xml:space="preserve"> </w:t>
      </w:r>
      <w:r w:rsidRPr="003B67BF">
        <w:rPr>
          <w:rFonts w:ascii="TH Sarabun New" w:hAnsi="TH Sarabun New"/>
          <w:sz w:val="32"/>
          <w:cs/>
        </w:rPr>
        <w:t>สถานะสมาชิก (</w:t>
      </w:r>
      <w:r w:rsidRPr="003B67BF">
        <w:rPr>
          <w:rFonts w:ascii="TH Sarabun New" w:hAnsi="TH Sarabun New"/>
          <w:sz w:val="32"/>
        </w:rPr>
        <w:t xml:space="preserve">active = </w:t>
      </w:r>
      <w:r w:rsidRPr="003B67BF">
        <w:rPr>
          <w:rFonts w:ascii="TH Sarabun New" w:hAnsi="TH Sarabun New"/>
          <w:sz w:val="32"/>
          <w:cs/>
        </w:rPr>
        <w:t>ยังใช้งานได้)</w:t>
      </w:r>
    </w:p>
    <w:p w14:paraId="25363380" w14:textId="77777777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3B67BF">
        <w:rPr>
          <w:rFonts w:ascii="TH Sarabun New" w:hAnsi="TH Sarabun New"/>
          <w:sz w:val="32"/>
        </w:rPr>
        <w:lastRenderedPageBreak/>
        <w:t xml:space="preserve">member_id </w:t>
      </w:r>
      <w:r w:rsidRPr="003B67BF">
        <w:rPr>
          <w:rFonts w:ascii="Arial" w:hAnsi="Arial" w:cs="Arial"/>
          <w:sz w:val="32"/>
        </w:rPr>
        <w:t>→</w:t>
      </w:r>
      <w:r w:rsidRPr="003B67BF">
        <w:rPr>
          <w:rFonts w:ascii="TH Sarabun New" w:hAnsi="TH Sarabun New"/>
          <w:sz w:val="32"/>
        </w:rPr>
        <w:t xml:space="preserve"> </w:t>
      </w:r>
      <w:r w:rsidRPr="003B67BF">
        <w:rPr>
          <w:rFonts w:ascii="TH Sarabun New" w:hAnsi="TH Sarabun New"/>
          <w:sz w:val="32"/>
          <w:cs/>
        </w:rPr>
        <w:t>รหัสสมาชิก</w:t>
      </w:r>
    </w:p>
    <w:p w14:paraId="2B627BB6" w14:textId="77777777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/>
          <w:sz w:val="32"/>
        </w:rPr>
      </w:pPr>
      <w:r w:rsidRPr="003B67BF">
        <w:rPr>
          <w:rFonts w:ascii="TH Sarabun New" w:hAnsi="TH Sarabun New"/>
          <w:sz w:val="32"/>
        </w:rPr>
        <w:t xml:space="preserve">pack_string(name, 64) </w:t>
      </w:r>
      <w:r w:rsidRPr="003B67BF">
        <w:rPr>
          <w:rFonts w:ascii="Arial" w:hAnsi="Arial" w:cs="Arial"/>
          <w:sz w:val="32"/>
        </w:rPr>
        <w:t>→</w:t>
      </w:r>
      <w:r w:rsidRPr="003B67BF">
        <w:rPr>
          <w:rFonts w:ascii="TH Sarabun New" w:hAnsi="TH Sarabun New"/>
          <w:sz w:val="32"/>
        </w:rPr>
        <w:t xml:space="preserve"> </w:t>
      </w:r>
      <w:r w:rsidRPr="003B67BF">
        <w:rPr>
          <w:rFonts w:ascii="TH Sarabun New" w:hAnsi="TH Sarabun New"/>
          <w:sz w:val="32"/>
          <w:cs/>
        </w:rPr>
        <w:t xml:space="preserve">แปลงชื่อเป็น </w:t>
      </w:r>
      <w:r w:rsidRPr="003B67BF">
        <w:rPr>
          <w:rFonts w:ascii="TH Sarabun New" w:hAnsi="TH Sarabun New"/>
          <w:sz w:val="32"/>
        </w:rPr>
        <w:t xml:space="preserve">bytes </w:t>
      </w:r>
      <w:r w:rsidRPr="003B67BF">
        <w:rPr>
          <w:rFonts w:ascii="TH Sarabun New" w:hAnsi="TH Sarabun New"/>
          <w:sz w:val="32"/>
          <w:cs/>
        </w:rPr>
        <w:t xml:space="preserve">ความยาว </w:t>
      </w:r>
      <w:r w:rsidRPr="003B67BF">
        <w:rPr>
          <w:rFonts w:ascii="TH Sarabun New" w:hAnsi="TH Sarabun New"/>
          <w:sz w:val="32"/>
        </w:rPr>
        <w:t>64 byte</w:t>
      </w:r>
    </w:p>
    <w:p w14:paraId="4DB05D7B" w14:textId="56437856" w:rsidR="003B67BF" w:rsidRPr="003B67BF" w:rsidRDefault="003B67BF" w:rsidP="003B67BF">
      <w:pPr>
        <w:pStyle w:val="ListParagraph"/>
        <w:spacing w:line="240" w:lineRule="auto"/>
        <w:ind w:left="2203"/>
        <w:rPr>
          <w:rFonts w:ascii="TH Sarabun New" w:hAnsi="TH Sarabun New" w:hint="cs"/>
          <w:sz w:val="32"/>
        </w:rPr>
      </w:pPr>
      <w:r w:rsidRPr="003B67BF">
        <w:rPr>
          <w:rFonts w:ascii="TH Sarabun New" w:hAnsi="TH Sarabun New"/>
          <w:sz w:val="32"/>
        </w:rPr>
        <w:t xml:space="preserve">pack_string(phone, 16) </w:t>
      </w:r>
      <w:r w:rsidRPr="003B67BF">
        <w:rPr>
          <w:rFonts w:ascii="Arial" w:hAnsi="Arial" w:cs="Arial"/>
          <w:sz w:val="32"/>
        </w:rPr>
        <w:t>→</w:t>
      </w:r>
      <w:r w:rsidRPr="003B67BF">
        <w:rPr>
          <w:rFonts w:ascii="TH Sarabun New" w:hAnsi="TH Sarabun New"/>
          <w:sz w:val="32"/>
        </w:rPr>
        <w:t xml:space="preserve"> </w:t>
      </w:r>
      <w:r w:rsidRPr="003B67BF">
        <w:rPr>
          <w:rFonts w:ascii="TH Sarabun New" w:hAnsi="TH Sarabun New"/>
          <w:sz w:val="32"/>
          <w:cs/>
        </w:rPr>
        <w:t xml:space="preserve">แปลงเบอร์โทรเป็น </w:t>
      </w:r>
      <w:r w:rsidRPr="003B67BF">
        <w:rPr>
          <w:rFonts w:ascii="TH Sarabun New" w:hAnsi="TH Sarabun New"/>
          <w:sz w:val="32"/>
        </w:rPr>
        <w:t xml:space="preserve">bytes </w:t>
      </w:r>
      <w:r w:rsidRPr="003B67BF">
        <w:rPr>
          <w:rFonts w:ascii="TH Sarabun New" w:hAnsi="TH Sarabun New"/>
          <w:sz w:val="32"/>
          <w:cs/>
        </w:rPr>
        <w:t xml:space="preserve">ความยาว </w:t>
      </w:r>
      <w:r w:rsidRPr="003B67BF">
        <w:rPr>
          <w:rFonts w:ascii="TH Sarabun New" w:hAnsi="TH Sarabun New"/>
          <w:sz w:val="32"/>
        </w:rPr>
        <w:t>16 byt</w:t>
      </w:r>
    </w:p>
    <w:p w14:paraId="2D7E1C57" w14:textId="170AB6A3" w:rsidR="008140FE" w:rsidRDefault="00C4549A" w:rsidP="00187659">
      <w:pPr>
        <w:pStyle w:val="ListParagraph"/>
        <w:numPr>
          <w:ilvl w:val="0"/>
          <w:numId w:val="6"/>
        </w:numPr>
        <w:spacing w:line="240" w:lineRule="auto"/>
        <w:ind w:left="1985"/>
        <w:rPr>
          <w:rFonts w:ascii="TH Sarabun New" w:hAnsi="TH Sarabun New"/>
          <w:sz w:val="32"/>
        </w:rPr>
      </w:pPr>
      <w:r w:rsidRPr="00C4549A">
        <w:rPr>
          <w:rFonts w:ascii="TH Sarabun New" w:hAnsi="TH Sarabun New"/>
          <w:sz w:val="32"/>
          <w:cs/>
        </w:rPr>
        <w:t>บันทึกข้อมูลลงไฟล์</w:t>
      </w:r>
    </w:p>
    <w:p w14:paraId="575C8DC0" w14:textId="77777777" w:rsidR="00620B4A" w:rsidRPr="00620B4A" w:rsidRDefault="00620B4A" w:rsidP="00620B4A">
      <w:pPr>
        <w:pStyle w:val="ListParagraph"/>
        <w:ind w:left="2203"/>
        <w:rPr>
          <w:rFonts w:ascii="TH Sarabun New" w:hAnsi="TH Sarabun New"/>
          <w:sz w:val="32"/>
        </w:rPr>
      </w:pPr>
      <w:r w:rsidRPr="00620B4A">
        <w:rPr>
          <w:rFonts w:ascii="TH Sarabun New" w:hAnsi="TH Sarabun New"/>
          <w:sz w:val="32"/>
          <w:cs/>
        </w:rPr>
        <w:t>เปิดไฟล์สมาชิก (</w:t>
      </w:r>
      <w:r w:rsidRPr="00620B4A">
        <w:rPr>
          <w:rFonts w:ascii="TH Sarabun New" w:hAnsi="TH Sarabun New"/>
          <w:sz w:val="32"/>
        </w:rPr>
        <w:t xml:space="preserve">MEMBERS_FILE) </w:t>
      </w:r>
      <w:r w:rsidRPr="00620B4A">
        <w:rPr>
          <w:rFonts w:ascii="TH Sarabun New" w:hAnsi="TH Sarabun New"/>
          <w:sz w:val="32"/>
          <w:cs/>
        </w:rPr>
        <w:t>ในโหมด</w:t>
      </w:r>
      <w:r w:rsidRPr="00620B4A">
        <w:rPr>
          <w:rFonts w:ascii="TH Sarabun New" w:hAnsi="TH Sarabun New"/>
          <w:sz w:val="32"/>
        </w:rPr>
        <w:t xml:space="preserve"> ab:</w:t>
      </w:r>
    </w:p>
    <w:p w14:paraId="14B6D4B2" w14:textId="77777777" w:rsidR="00620B4A" w:rsidRPr="00620B4A" w:rsidRDefault="00620B4A" w:rsidP="00620B4A">
      <w:pPr>
        <w:pStyle w:val="ListParagraph"/>
        <w:ind w:left="2203"/>
        <w:rPr>
          <w:rFonts w:ascii="TH Sarabun New" w:hAnsi="TH Sarabun New"/>
          <w:sz w:val="32"/>
        </w:rPr>
      </w:pPr>
      <w:r w:rsidRPr="00620B4A">
        <w:rPr>
          <w:rFonts w:ascii="TH Sarabun New" w:hAnsi="TH Sarabun New"/>
          <w:sz w:val="32"/>
        </w:rPr>
        <w:t>a = append (</w:t>
      </w:r>
      <w:r w:rsidRPr="00620B4A">
        <w:rPr>
          <w:rFonts w:ascii="TH Sarabun New" w:hAnsi="TH Sarabun New"/>
          <w:sz w:val="32"/>
          <w:cs/>
        </w:rPr>
        <w:t>เพิ่มข้อมูลต่อท้าย)</w:t>
      </w:r>
    </w:p>
    <w:p w14:paraId="450A7141" w14:textId="77777777" w:rsidR="00620B4A" w:rsidRPr="00620B4A" w:rsidRDefault="00620B4A" w:rsidP="00620B4A">
      <w:pPr>
        <w:pStyle w:val="ListParagraph"/>
        <w:ind w:left="2203"/>
        <w:rPr>
          <w:rFonts w:ascii="TH Sarabun New" w:hAnsi="TH Sarabun New"/>
          <w:sz w:val="32"/>
        </w:rPr>
      </w:pPr>
      <w:r w:rsidRPr="00620B4A">
        <w:rPr>
          <w:rFonts w:ascii="TH Sarabun New" w:hAnsi="TH Sarabun New"/>
          <w:sz w:val="32"/>
        </w:rPr>
        <w:t>b = binary (</w:t>
      </w:r>
      <w:r w:rsidRPr="00620B4A">
        <w:rPr>
          <w:rFonts w:ascii="TH Sarabun New" w:hAnsi="TH Sarabun New"/>
          <w:sz w:val="32"/>
          <w:cs/>
        </w:rPr>
        <w:t>อ่าน/เขียนแบบไบนารี)</w:t>
      </w:r>
    </w:p>
    <w:p w14:paraId="05B6F834" w14:textId="1ED4A604" w:rsidR="00620B4A" w:rsidRPr="00620B4A" w:rsidRDefault="00620B4A" w:rsidP="00620B4A">
      <w:pPr>
        <w:pStyle w:val="ListParagraph"/>
        <w:ind w:left="2203"/>
        <w:rPr>
          <w:rFonts w:ascii="TH Sarabun New" w:hAnsi="TH Sarabun New" w:hint="cs"/>
          <w:sz w:val="32"/>
        </w:rPr>
      </w:pPr>
      <w:r w:rsidRPr="00620B4A">
        <w:rPr>
          <w:rFonts w:ascii="TH Sarabun New" w:hAnsi="TH Sarabun New"/>
          <w:sz w:val="32"/>
          <w:cs/>
        </w:rPr>
        <w:t>เขียนข้อมูล</w:t>
      </w:r>
      <w:r w:rsidRPr="00620B4A">
        <w:rPr>
          <w:rFonts w:ascii="TH Sarabun New" w:hAnsi="TH Sarabun New"/>
          <w:sz w:val="32"/>
        </w:rPr>
        <w:t xml:space="preserve"> record </w:t>
      </w:r>
      <w:r w:rsidRPr="00620B4A">
        <w:rPr>
          <w:rFonts w:ascii="TH Sarabun New" w:hAnsi="TH Sarabun New"/>
          <w:sz w:val="32"/>
          <w:cs/>
        </w:rPr>
        <w:t>ลงไปที่ท้ายไฟล์</w:t>
      </w:r>
    </w:p>
    <w:p w14:paraId="4625401A" w14:textId="58B35731" w:rsidR="00BB74AC" w:rsidRPr="007756D6" w:rsidRDefault="007756D6" w:rsidP="00187659">
      <w:pPr>
        <w:pStyle w:val="ListParagraph"/>
        <w:numPr>
          <w:ilvl w:val="0"/>
          <w:numId w:val="6"/>
        </w:numPr>
        <w:spacing w:line="240" w:lineRule="auto"/>
        <w:ind w:left="1985"/>
        <w:rPr>
          <w:rFonts w:ascii="TH Sarabun New" w:hAnsi="TH Sarabun New" w:hint="cs"/>
          <w:sz w:val="32"/>
        </w:rPr>
      </w:pPr>
      <w:r w:rsidRPr="007756D6">
        <w:rPr>
          <w:rFonts w:ascii="TH Sarabun New" w:hAnsi="TH Sarabun New"/>
          <w:sz w:val="32"/>
          <w:cs/>
        </w:rPr>
        <w:t>แจ้งผลให้ผู้ใช้ทราบว่าสมาชิกถูกเพิ่มเรียบร้อยแล้ว</w:t>
      </w:r>
    </w:p>
    <w:p w14:paraId="2E2E7EC7" w14:textId="4A9EEE87" w:rsidR="00CA44BE" w:rsidRPr="00B21B30" w:rsidRDefault="00BB74AC" w:rsidP="00023B99">
      <w:pPr>
        <w:pStyle w:val="a"/>
      </w:pPr>
      <w:bookmarkStart w:id="82" w:name="_Toc210495222"/>
      <w:r w:rsidRPr="006062E6">
        <w:rPr>
          <w:noProof/>
          <w:cs/>
        </w:rPr>
        <w:drawing>
          <wp:anchor distT="0" distB="0" distL="114300" distR="114300" simplePos="0" relativeHeight="251635200" behindDoc="0" locked="0" layoutInCell="1" allowOverlap="1" wp14:anchorId="5A728F23" wp14:editId="2F68D196">
            <wp:simplePos x="0" y="0"/>
            <wp:positionH relativeFrom="margin">
              <wp:align>center</wp:align>
            </wp:positionH>
            <wp:positionV relativeFrom="paragraph">
              <wp:posOffset>327229</wp:posOffset>
            </wp:positionV>
            <wp:extent cx="5731510" cy="1305560"/>
            <wp:effectExtent l="76200" t="76200" r="135890" b="142240"/>
            <wp:wrapSquare wrapText="bothSides"/>
            <wp:docPr id="143447614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7614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55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44BE">
        <w:rPr>
          <w:cs/>
        </w:rPr>
        <w:t xml:space="preserve">รูปภาพที่ </w:t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STYLEREF 1 \s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883471">
        <w:rPr>
          <w:b/>
          <w:bCs w:val="0"/>
        </w:rPr>
        <w:noBreakHyphen/>
      </w:r>
      <w:r w:rsidR="00883471">
        <w:rPr>
          <w:b/>
          <w:bCs w:val="0"/>
        </w:rPr>
        <w:fldChar w:fldCharType="begin"/>
      </w:r>
      <w:r w:rsidR="00883471">
        <w:rPr>
          <w:b/>
          <w:bCs w:val="0"/>
        </w:rPr>
        <w:instrText xml:space="preserve"> SEQ </w:instrText>
      </w:r>
      <w:r w:rsidR="00883471">
        <w:rPr>
          <w:b/>
          <w:bCs w:val="0"/>
          <w:cs/>
        </w:rPr>
        <w:instrText xml:space="preserve">รูปภาพที่ </w:instrText>
      </w:r>
      <w:r w:rsidR="00883471">
        <w:rPr>
          <w:b/>
          <w:bCs w:val="0"/>
        </w:rPr>
        <w:instrText xml:space="preserve">\* ARABIC \s 1 </w:instrText>
      </w:r>
      <w:r w:rsidR="00883471">
        <w:rPr>
          <w:b/>
          <w:bCs w:val="0"/>
        </w:rPr>
        <w:fldChar w:fldCharType="separate"/>
      </w:r>
      <w:r w:rsidR="000333DC">
        <w:rPr>
          <w:b/>
          <w:bCs w:val="0"/>
          <w:noProof/>
        </w:rPr>
        <w:t>4</w:t>
      </w:r>
      <w:r w:rsidR="00883471">
        <w:rPr>
          <w:b/>
          <w:bCs w:val="0"/>
        </w:rPr>
        <w:fldChar w:fldCharType="end"/>
      </w:r>
      <w:r w:rsidR="00B21B30" w:rsidRPr="00023B99">
        <w:t xml:space="preserve"> </w:t>
      </w:r>
      <w:r w:rsidR="00B21B30" w:rsidRPr="007756D6">
        <w:rPr>
          <w:b/>
          <w:bCs w:val="0"/>
          <w:cs/>
        </w:rPr>
        <w:t>ฟังก์ชัน</w:t>
      </w:r>
      <w:r w:rsidR="00B21B30" w:rsidRPr="00023B99">
        <w:t xml:space="preserve"> </w:t>
      </w:r>
      <w:r w:rsidR="00B21B30" w:rsidRPr="000924A9">
        <w:t>add_member</w:t>
      </w:r>
      <w:bookmarkEnd w:id="82"/>
    </w:p>
    <w:p w14:paraId="0E36CE9A" w14:textId="46A100DF" w:rsidR="006062E6" w:rsidRPr="000924A9" w:rsidRDefault="006062E6" w:rsidP="009423D3">
      <w:pPr>
        <w:spacing w:line="240" w:lineRule="auto"/>
        <w:ind w:left="981" w:firstLine="720"/>
        <w:rPr>
          <w:rFonts w:ascii="TH Sarabun New" w:hAnsi="TH Sarabun New"/>
          <w:sz w:val="32"/>
        </w:rPr>
      </w:pPr>
      <w:r w:rsidRPr="000924A9">
        <w:rPr>
          <w:rFonts w:ascii="TH Sarabun New" w:hAnsi="TH Sarabun New" w:hint="cs"/>
          <w:sz w:val="32"/>
          <w:cs/>
        </w:rPr>
        <w:t>4.2.2.</w:t>
      </w:r>
      <w:r w:rsidR="00E30B68">
        <w:rPr>
          <w:rFonts w:ascii="TH Sarabun New" w:hAnsi="TH Sarabun New" w:hint="cs"/>
          <w:sz w:val="32"/>
          <w:cs/>
        </w:rPr>
        <w:t xml:space="preserve">2 </w:t>
      </w:r>
      <w:r w:rsidRPr="000924A9">
        <w:rPr>
          <w:rFonts w:ascii="TH Sarabun New" w:hAnsi="TH Sarabun New"/>
          <w:sz w:val="32"/>
          <w:cs/>
        </w:rPr>
        <w:t>ฟังก์ชัน</w:t>
      </w:r>
      <w:r w:rsidRPr="000924A9">
        <w:rPr>
          <w:rFonts w:ascii="TH Sarabun New" w:hAnsi="TH Sarabun New"/>
          <w:sz w:val="32"/>
        </w:rPr>
        <w:t xml:space="preserve"> </w:t>
      </w:r>
      <w:r w:rsidR="009977A6" w:rsidRPr="009977A6">
        <w:rPr>
          <w:rFonts w:ascii="TH Sarabun New" w:hAnsi="TH Sarabun New"/>
          <w:sz w:val="32"/>
        </w:rPr>
        <w:t>view_all_members()</w:t>
      </w:r>
    </w:p>
    <w:p w14:paraId="67A098EC" w14:textId="2803984A" w:rsidR="006062E6" w:rsidRPr="000924A9" w:rsidRDefault="006062E6" w:rsidP="009423D3">
      <w:pPr>
        <w:spacing w:line="240" w:lineRule="auto"/>
        <w:rPr>
          <w:rFonts w:ascii="TH Sarabun New" w:hAnsi="TH Sarabun New"/>
          <w:sz w:val="32"/>
        </w:rPr>
      </w:pPr>
      <w:r w:rsidRPr="000924A9">
        <w:rPr>
          <w:rFonts w:ascii="TH Sarabun New" w:hAnsi="TH Sarabun New"/>
          <w:sz w:val="32"/>
          <w:cs/>
        </w:rPr>
        <w:t>วัตถุประสงค์:</w:t>
      </w:r>
      <w:r w:rsidRPr="000924A9">
        <w:rPr>
          <w:rFonts w:ascii="TH Sarabun New" w:hAnsi="TH Sarabun New"/>
          <w:sz w:val="32"/>
        </w:rPr>
        <w:t xml:space="preserve"> </w:t>
      </w:r>
      <w:r w:rsidR="009977A6" w:rsidRPr="009977A6">
        <w:rPr>
          <w:rFonts w:ascii="TH Sarabun New" w:hAnsi="TH Sarabun New"/>
          <w:sz w:val="32"/>
          <w:cs/>
        </w:rPr>
        <w:t xml:space="preserve">แสดงรายชื่อสมาชิกทั้งหมดที่มีสถานะ </w:t>
      </w:r>
      <w:r w:rsidR="009977A6" w:rsidRPr="009977A6">
        <w:rPr>
          <w:rFonts w:ascii="TH Sarabun New" w:hAnsi="TH Sarabun New"/>
          <w:sz w:val="32"/>
        </w:rPr>
        <w:t>Active</w:t>
      </w:r>
    </w:p>
    <w:p w14:paraId="171791AB" w14:textId="4BF92EA2" w:rsidR="006062E6" w:rsidRPr="000924A9" w:rsidRDefault="006062E6" w:rsidP="009423D3">
      <w:pPr>
        <w:spacing w:line="240" w:lineRule="auto"/>
        <w:rPr>
          <w:rFonts w:ascii="TH Sarabun New" w:hAnsi="TH Sarabun New"/>
          <w:sz w:val="32"/>
        </w:rPr>
      </w:pPr>
      <w:r w:rsidRPr="000924A9">
        <w:rPr>
          <w:rFonts w:ascii="TH Sarabun New" w:hAnsi="TH Sarabun New"/>
          <w:sz w:val="32"/>
          <w:cs/>
        </w:rPr>
        <w:t>ขั้นตอนการทำงาน:</w:t>
      </w:r>
    </w:p>
    <w:p w14:paraId="31E3BD9D" w14:textId="295DBD1A" w:rsidR="00113A18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t>ตรวจสอบว่าไฟล์</w:t>
      </w:r>
      <w:r w:rsidRPr="002E2A51">
        <w:rPr>
          <w:rFonts w:ascii="TH Sarabun New" w:hAnsi="TH Sarabun New"/>
          <w:sz w:val="32"/>
        </w:rPr>
        <w:t xml:space="preserve"> members.dat </w:t>
      </w:r>
      <w:r w:rsidRPr="002E2A51">
        <w:rPr>
          <w:rFonts w:ascii="TH Sarabun New" w:hAnsi="TH Sarabun New"/>
          <w:sz w:val="32"/>
          <w:cs/>
        </w:rPr>
        <w:t>มีอยู่และไม่ว่างเปล่า</w:t>
      </w:r>
      <w:r w:rsidRPr="002E2A51">
        <w:rPr>
          <w:rFonts w:ascii="TH Sarabun New" w:hAnsi="TH Sarabun New"/>
          <w:sz w:val="32"/>
        </w:rPr>
        <w:t xml:space="preserve"> </w:t>
      </w:r>
    </w:p>
    <w:p w14:paraId="0DE3A9FE" w14:textId="21E9C8C5" w:rsidR="002B6F85" w:rsidRPr="002B6F85" w:rsidRDefault="002B6F85" w:rsidP="002B6F85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2B6F85">
        <w:rPr>
          <w:rFonts w:ascii="TH Sarabun New" w:eastAsia="Times New Roman" w:hAnsi="TH Sarabun New"/>
          <w:kern w:val="0"/>
          <w:sz w:val="32"/>
          <w14:ligatures w14:val="none"/>
        </w:rPr>
        <w:t xml:space="preserve">os.path.exists(MEMBERS_FILE) </w:t>
      </w:r>
      <w:r w:rsidRPr="002B6F85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2B6F85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2B6F85">
        <w:rPr>
          <w:rFonts w:ascii="TH Sarabun New" w:eastAsia="Times New Roman" w:hAnsi="TH Sarabun New"/>
          <w:kern w:val="0"/>
          <w:sz w:val="32"/>
          <w:cs/>
          <w14:ligatures w14:val="none"/>
        </w:rPr>
        <w:t>ตรวจสอบว่าไฟล์สมาชิกมีอยู่จริงหรือไม่</w:t>
      </w:r>
    </w:p>
    <w:p w14:paraId="3E5B071F" w14:textId="409C6112" w:rsidR="002B6F85" w:rsidRPr="002B6F85" w:rsidRDefault="002B6F85" w:rsidP="002B6F85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2B6F85">
        <w:rPr>
          <w:rFonts w:ascii="TH Sarabun New" w:eastAsia="Times New Roman" w:hAnsi="TH Sarabun New"/>
          <w:kern w:val="0"/>
          <w:sz w:val="32"/>
          <w14:ligatures w14:val="none"/>
        </w:rPr>
        <w:t xml:space="preserve">os.path.getsize(MEMBERS_FILE)==0 </w:t>
      </w:r>
      <w:r w:rsidRPr="002B6F85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2B6F85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2B6F85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ตรวจสอบว่าไฟล์ว่างเปล่าหรือไม่ (ขนาด = </w:t>
      </w:r>
      <w:r w:rsidRPr="002B6F85">
        <w:rPr>
          <w:rFonts w:ascii="TH Sarabun New" w:eastAsia="Times New Roman" w:hAnsi="TH Sarabun New"/>
          <w:kern w:val="0"/>
          <w:sz w:val="32"/>
          <w14:ligatures w14:val="none"/>
        </w:rPr>
        <w:t>0 byte</w:t>
      </w:r>
    </w:p>
    <w:p w14:paraId="08EE054F" w14:textId="2CC0DC95" w:rsidR="00113A18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t xml:space="preserve">เปิดไฟล์แบบ </w:t>
      </w:r>
      <w:r w:rsidRPr="002E2A51">
        <w:rPr>
          <w:rFonts w:ascii="TH Sarabun New" w:hAnsi="TH Sarabun New"/>
          <w:sz w:val="32"/>
        </w:rPr>
        <w:t xml:space="preserve">read binary ('rb') </w:t>
      </w:r>
    </w:p>
    <w:p w14:paraId="7B405B03" w14:textId="234B83A1" w:rsidR="001B4215" w:rsidRPr="001B4215" w:rsidRDefault="001B4215" w:rsidP="001B4215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1B4215">
        <w:rPr>
          <w:rFonts w:ascii="TH Sarabun New" w:eastAsia="Times New Roman" w:hAnsi="TH Sarabun New"/>
          <w:kern w:val="0"/>
          <w:sz w:val="32"/>
          <w:cs/>
          <w14:ligatures w14:val="none"/>
        </w:rPr>
        <w:t>เปิดไฟล์ในโหมด</w:t>
      </w:r>
      <w:r w:rsidRPr="001B4215">
        <w:rPr>
          <w:rFonts w:ascii="TH Sarabun New" w:eastAsia="Times New Roman" w:hAnsi="TH Sarabun New"/>
          <w:kern w:val="0"/>
          <w:sz w:val="32"/>
          <w14:ligatures w14:val="none"/>
        </w:rPr>
        <w:t xml:space="preserve"> 'rb' (read binary) </w:t>
      </w:r>
      <w:r w:rsidRPr="001B4215">
        <w:rPr>
          <w:rFonts w:ascii="TH Sarabun New" w:eastAsia="Times New Roman" w:hAnsi="TH Sarabun New"/>
          <w:kern w:val="0"/>
          <w:sz w:val="32"/>
          <w:cs/>
          <w14:ligatures w14:val="none"/>
        </w:rPr>
        <w:t>เพราะข้อมูลถูกจัดเก็บในรูปแบบ</w:t>
      </w:r>
      <w:r w:rsidRPr="001B4215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1B4215">
        <w:rPr>
          <w:rFonts w:ascii="TH Sarabun New" w:eastAsia="Times New Roman" w:hAnsi="TH Sarabun New"/>
          <w:b/>
          <w:bCs/>
          <w:kern w:val="0"/>
          <w:sz w:val="32"/>
          <w:cs/>
          <w14:ligatures w14:val="none"/>
        </w:rPr>
        <w:t>ไบนารี</w:t>
      </w:r>
    </w:p>
    <w:p w14:paraId="219BCBE1" w14:textId="50A6FF67" w:rsidR="001B4215" w:rsidRPr="001B4215" w:rsidRDefault="001B4215" w:rsidP="001B4215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1B4215">
        <w:rPr>
          <w:rFonts w:ascii="TH Sarabun New" w:eastAsia="Times New Roman" w:hAnsi="TH Sarabun New"/>
          <w:kern w:val="0"/>
          <w:sz w:val="32"/>
          <w:cs/>
          <w14:ligatures w14:val="none"/>
        </w:rPr>
        <w:t>ใช้</w:t>
      </w:r>
      <w:r w:rsidRPr="001B4215">
        <w:rPr>
          <w:rFonts w:ascii="TH Sarabun New" w:eastAsia="Times New Roman" w:hAnsi="TH Sarabun New"/>
          <w:kern w:val="0"/>
          <w:sz w:val="32"/>
          <w14:ligatures w14:val="none"/>
        </w:rPr>
        <w:t xml:space="preserve"> with </w:t>
      </w:r>
      <w:r w:rsidRPr="001B4215">
        <w:rPr>
          <w:rFonts w:ascii="TH Sarabun New" w:eastAsia="Times New Roman" w:hAnsi="TH Sarabun New"/>
          <w:kern w:val="0"/>
          <w:sz w:val="32"/>
          <w:cs/>
          <w14:ligatures w14:val="none"/>
        </w:rPr>
        <w:t>เพื่อให้ไฟล์ปิดเองอัตโนมัติหลังใช้งาน</w:t>
      </w:r>
    </w:p>
    <w:p w14:paraId="729A9FF7" w14:textId="77777777" w:rsidR="00A472FF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lastRenderedPageBreak/>
        <w:t>วนลูปอ่านทีละ</w:t>
      </w:r>
      <w:r w:rsidRPr="002E2A51">
        <w:rPr>
          <w:rFonts w:ascii="TH Sarabun New" w:hAnsi="TH Sarabun New"/>
          <w:sz w:val="32"/>
        </w:rPr>
        <w:t xml:space="preserve"> MEMBER_RECORD_SIZE bytes </w:t>
      </w:r>
      <w:r w:rsidRPr="002E2A51">
        <w:rPr>
          <w:rFonts w:ascii="TH Sarabun New" w:hAnsi="TH Sarabun New"/>
          <w:sz w:val="32"/>
          <w:cs/>
        </w:rPr>
        <w:t>จนจบไฟล์</w:t>
      </w:r>
    </w:p>
    <w:p w14:paraId="2AD8BC6C" w14:textId="508A86D3" w:rsidR="00A472FF" w:rsidRPr="00A472FF" w:rsidRDefault="00A472FF" w:rsidP="00A472FF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>ใช้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 while True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เพื่อวนอ่านข้อมูลทีละ 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record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โดยขนาดของแต่ละ 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record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>คือ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 MEMBER_RECORD_SIZE (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ค่าคงที่ที่ระบุจำนวน 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byte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ของ 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>1 record)</w:t>
      </w:r>
    </w:p>
    <w:p w14:paraId="2E4E4FF0" w14:textId="2E0FF6F2" w:rsidR="00113A18" w:rsidRPr="00A472FF" w:rsidRDefault="00A472FF" w:rsidP="00A472FF">
      <w:pPr>
        <w:spacing w:before="100" w:beforeAutospacing="1" w:after="100" w:afterAutospacing="1" w:line="240" w:lineRule="auto"/>
        <w:ind w:left="2061"/>
        <w:rPr>
          <w:rFonts w:ascii="TH Sarabun New" w:eastAsia="Times New Roman" w:hAnsi="TH Sarabun New"/>
          <w:kern w:val="0"/>
          <w:sz w:val="32"/>
          <w14:ligatures w14:val="none"/>
        </w:rPr>
      </w:pP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>ถ้า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 record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ว่าง (อ่านไม่เจอข้อมูล) </w:t>
      </w:r>
      <w:r w:rsidRPr="00A472FF">
        <w:rPr>
          <w:rFonts w:ascii="Arial" w:eastAsia="Times New Roman" w:hAnsi="Arial" w:cs="Arial" w:hint="cs"/>
          <w:kern w:val="0"/>
          <w:sz w:val="32"/>
          <w:cs/>
          <w14:ligatures w14:val="none"/>
        </w:rPr>
        <w:t>→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 </w:t>
      </w:r>
      <w:r w:rsidRPr="00A472FF">
        <w:rPr>
          <w:rFonts w:ascii="TH Sarabun New" w:eastAsia="Times New Roman" w:hAnsi="TH Sarabun New" w:hint="cs"/>
          <w:kern w:val="0"/>
          <w:sz w:val="32"/>
          <w:cs/>
          <w14:ligatures w14:val="none"/>
        </w:rPr>
        <w:t>หมายถึงถึงท้ายไฟล์แล้ว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 </w:t>
      </w:r>
      <w:r w:rsidRPr="00A472FF">
        <w:rPr>
          <w:rFonts w:ascii="Arial" w:eastAsia="Times New Roman" w:hAnsi="Arial" w:cs="Arial" w:hint="cs"/>
          <w:kern w:val="0"/>
          <w:sz w:val="32"/>
          <w:cs/>
          <w14:ligatures w14:val="none"/>
        </w:rPr>
        <w:t>→</w:t>
      </w:r>
      <w:r w:rsidRPr="00A472FF">
        <w:rPr>
          <w:rFonts w:ascii="TH Sarabun New" w:eastAsia="Times New Roman" w:hAnsi="TH Sarabun New"/>
          <w:kern w:val="0"/>
          <w:sz w:val="32"/>
          <w14:ligatures w14:val="none"/>
        </w:rPr>
        <w:t xml:space="preserve"> break </w:t>
      </w:r>
      <w:r w:rsidRPr="00A472FF">
        <w:rPr>
          <w:rFonts w:ascii="TH Sarabun New" w:eastAsia="Times New Roman" w:hAnsi="TH Sarabun New"/>
          <w:kern w:val="0"/>
          <w:sz w:val="32"/>
          <w:cs/>
          <w14:ligatures w14:val="none"/>
        </w:rPr>
        <w:t>ออกจากลูป</w:t>
      </w:r>
      <w:r w:rsidR="00113A18" w:rsidRPr="00A472FF">
        <w:rPr>
          <w:rFonts w:ascii="TH Sarabun New" w:hAnsi="TH Sarabun New"/>
          <w:sz w:val="32"/>
        </w:rPr>
        <w:t xml:space="preserve"> </w:t>
      </w:r>
    </w:p>
    <w:p w14:paraId="54FB509B" w14:textId="39B5B198" w:rsidR="00113A18" w:rsidRPr="00283173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t>ใช้</w:t>
      </w:r>
      <w:r w:rsidRPr="002E2A51">
        <w:rPr>
          <w:rFonts w:ascii="TH Sarabun New" w:hAnsi="TH Sarabun New"/>
          <w:sz w:val="32"/>
        </w:rPr>
        <w:t xml:space="preserve"> struct.unpack() </w:t>
      </w:r>
      <w:r w:rsidRPr="002E2A51">
        <w:rPr>
          <w:rFonts w:ascii="TH Sarabun New" w:hAnsi="TH Sarabun New"/>
          <w:sz w:val="32"/>
          <w:cs/>
        </w:rPr>
        <w:t>แยกข้อมูลออกมาเป็น</w:t>
      </w:r>
      <w:r w:rsidR="00283173">
        <w:rPr>
          <w:rFonts w:ascii="TH Sarabun New" w:hAnsi="TH Sarabun New"/>
          <w:sz w:val="32"/>
        </w:rPr>
        <w:t xml:space="preserve"> </w:t>
      </w:r>
      <w:r w:rsidRPr="00283173">
        <w:rPr>
          <w:rFonts w:ascii="TH Sarabun New" w:hAnsi="TH Sarabun New"/>
          <w:sz w:val="32"/>
        </w:rPr>
        <w:t>status, member_id, name, phone</w:t>
      </w:r>
    </w:p>
    <w:p w14:paraId="48502D10" w14:textId="4C5CFF6E" w:rsidR="00113A18" w:rsidRPr="002E2A51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t xml:space="preserve">ตรวจสอบว่า </w:t>
      </w:r>
      <w:r w:rsidRPr="002E2A51">
        <w:rPr>
          <w:rFonts w:ascii="TH Sarabun New" w:hAnsi="TH Sarabun New"/>
          <w:sz w:val="32"/>
        </w:rPr>
        <w:t>status == STATUS_ACTIVE (</w:t>
      </w:r>
      <w:r w:rsidRPr="002E2A51">
        <w:rPr>
          <w:rFonts w:ascii="TH Sarabun New" w:hAnsi="TH Sarabun New"/>
          <w:sz w:val="32"/>
          <w:cs/>
        </w:rPr>
        <w:t>เฉพาะสมาชิกที่ยังใช้งาน)</w:t>
      </w:r>
      <w:r w:rsidRPr="002E2A51">
        <w:rPr>
          <w:rFonts w:ascii="TH Sarabun New" w:hAnsi="TH Sarabun New"/>
          <w:sz w:val="32"/>
        </w:rPr>
        <w:t xml:space="preserve"> </w:t>
      </w:r>
    </w:p>
    <w:p w14:paraId="46DDA816" w14:textId="1BBE8A18" w:rsidR="00113A18" w:rsidRPr="002E2A51" w:rsidRDefault="00113A18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2E2A51">
        <w:rPr>
          <w:rFonts w:ascii="TH Sarabun New" w:hAnsi="TH Sarabun New"/>
          <w:sz w:val="32"/>
          <w:cs/>
        </w:rPr>
        <w:t>ใช้</w:t>
      </w:r>
      <w:r w:rsidRPr="002E2A51">
        <w:rPr>
          <w:rFonts w:ascii="TH Sarabun New" w:hAnsi="TH Sarabun New"/>
          <w:sz w:val="32"/>
        </w:rPr>
        <w:t xml:space="preserve"> unpack_string() </w:t>
      </w:r>
      <w:r w:rsidRPr="002E2A51">
        <w:rPr>
          <w:rFonts w:ascii="TH Sarabun New" w:hAnsi="TH Sarabun New"/>
          <w:sz w:val="32"/>
          <w:cs/>
        </w:rPr>
        <w:t xml:space="preserve">แปลง </w:t>
      </w:r>
      <w:r w:rsidRPr="002E2A51">
        <w:rPr>
          <w:rFonts w:ascii="TH Sarabun New" w:hAnsi="TH Sarabun New"/>
          <w:sz w:val="32"/>
        </w:rPr>
        <w:t xml:space="preserve">bytes </w:t>
      </w:r>
      <w:r w:rsidRPr="002E2A51">
        <w:rPr>
          <w:rFonts w:ascii="TH Sarabun New" w:hAnsi="TH Sarabun New"/>
          <w:sz w:val="32"/>
          <w:cs/>
        </w:rPr>
        <w:t xml:space="preserve">กลับเป็น </w:t>
      </w:r>
      <w:r w:rsidRPr="002E2A51">
        <w:rPr>
          <w:rFonts w:ascii="TH Sarabun New" w:hAnsi="TH Sarabun New"/>
          <w:sz w:val="32"/>
        </w:rPr>
        <w:t xml:space="preserve">string </w:t>
      </w:r>
    </w:p>
    <w:p w14:paraId="72894690" w14:textId="77C46BB8" w:rsidR="000924A9" w:rsidRDefault="00883471" w:rsidP="00187659">
      <w:pPr>
        <w:pStyle w:val="ListParagraph"/>
        <w:numPr>
          <w:ilvl w:val="0"/>
          <w:numId w:val="7"/>
        </w:numPr>
        <w:spacing w:line="240" w:lineRule="auto"/>
        <w:ind w:left="1701"/>
        <w:rPr>
          <w:rFonts w:ascii="TH Sarabun New" w:hAnsi="TH Sarabun New"/>
          <w:sz w:val="32"/>
        </w:rPr>
      </w:pPr>
      <w:r w:rsidRPr="00883471">
        <w:rPr>
          <w:rFonts w:ascii="TH Sarabun New" w:hAnsi="TH Sarabun New"/>
          <w:sz w:val="32"/>
        </w:rPr>
        <w:drawing>
          <wp:anchor distT="0" distB="0" distL="114300" distR="114300" simplePos="0" relativeHeight="251719168" behindDoc="0" locked="0" layoutInCell="1" allowOverlap="1" wp14:anchorId="6E2712F6" wp14:editId="1E846E7C">
            <wp:simplePos x="0" y="0"/>
            <wp:positionH relativeFrom="margin">
              <wp:align>right</wp:align>
            </wp:positionH>
            <wp:positionV relativeFrom="paragraph">
              <wp:posOffset>544131</wp:posOffset>
            </wp:positionV>
            <wp:extent cx="5731510" cy="1725295"/>
            <wp:effectExtent l="76200" t="76200" r="135890" b="141605"/>
            <wp:wrapSquare wrapText="bothSides"/>
            <wp:docPr id="213261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616392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3A18" w:rsidRPr="002E2A51">
        <w:rPr>
          <w:rFonts w:ascii="TH Sarabun New" w:hAnsi="TH Sarabun New"/>
          <w:sz w:val="32"/>
          <w:cs/>
        </w:rPr>
        <w:t>แสดงข้อมูลในรูปแบบ:</w:t>
      </w:r>
      <w:r w:rsidR="00113A18" w:rsidRPr="002E2A51">
        <w:rPr>
          <w:rFonts w:ascii="TH Sarabun New" w:hAnsi="TH Sarabun New"/>
          <w:sz w:val="32"/>
        </w:rPr>
        <w:t xml:space="preserve"> ID:{member_id}, Name:{name}, Phone:{phone}</w:t>
      </w:r>
    </w:p>
    <w:p w14:paraId="49A824AB" w14:textId="4C6D0711" w:rsidR="00883471" w:rsidRDefault="00883471" w:rsidP="00883471">
      <w:pPr>
        <w:pStyle w:val="a"/>
      </w:pPr>
      <w:bookmarkStart w:id="83" w:name="_Toc210495223"/>
      <w:r>
        <w:rPr>
          <w:cs/>
        </w:rPr>
        <w:t xml:space="preserve">รูปภาพที่ </w:t>
      </w:r>
      <w:fldSimple w:instr=" STYLEREF 1 \s ">
        <w:r w:rsidR="000333DC">
          <w:rPr>
            <w:noProof/>
          </w:rPr>
          <w:t>4</w:t>
        </w:r>
      </w:fldSimple>
      <w:r>
        <w:noBreakHyphen/>
      </w:r>
      <w:fldSimple w:instr=" SEQ รูปภาพที่ \* ARABIC \s 1 ">
        <w:r w:rsidR="000333DC">
          <w:rPr>
            <w:noProof/>
          </w:rPr>
          <w:t>5</w:t>
        </w:r>
      </w:fldSimple>
      <w:r>
        <w:t xml:space="preserve"> </w:t>
      </w:r>
      <w:r w:rsidRPr="00883471">
        <w:rPr>
          <w:b/>
          <w:bCs w:val="0"/>
          <w:cs/>
        </w:rPr>
        <w:t>ฟังก์ชัน</w:t>
      </w:r>
      <w:r w:rsidRPr="000924A9">
        <w:t xml:space="preserve"> </w:t>
      </w:r>
      <w:r w:rsidRPr="009977A6">
        <w:t>view_all_members</w:t>
      </w:r>
      <w:bookmarkEnd w:id="83"/>
    </w:p>
    <w:p w14:paraId="4607FA1E" w14:textId="4A8335EA" w:rsidR="004B3F31" w:rsidRPr="000924A9" w:rsidRDefault="004B3F31" w:rsidP="009423D3">
      <w:pPr>
        <w:spacing w:line="240" w:lineRule="auto"/>
        <w:ind w:left="981" w:firstLine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>4</w:t>
      </w:r>
      <w:r w:rsidRPr="000924A9">
        <w:rPr>
          <w:rFonts w:ascii="TH Sarabun New" w:hAnsi="TH Sarabun New" w:hint="cs"/>
          <w:sz w:val="32"/>
          <w:cs/>
        </w:rPr>
        <w:t>.2.2.</w:t>
      </w:r>
      <w:r>
        <w:rPr>
          <w:rFonts w:ascii="TH Sarabun New" w:hAnsi="TH Sarabun New" w:hint="cs"/>
          <w:sz w:val="32"/>
          <w:cs/>
        </w:rPr>
        <w:t xml:space="preserve">3 </w:t>
      </w:r>
      <w:r w:rsidRPr="000924A9">
        <w:rPr>
          <w:rFonts w:ascii="TH Sarabun New" w:hAnsi="TH Sarabun New"/>
          <w:sz w:val="32"/>
          <w:cs/>
        </w:rPr>
        <w:t>ฟังก์ชัน</w:t>
      </w:r>
      <w:r w:rsidRPr="000924A9">
        <w:rPr>
          <w:rFonts w:ascii="TH Sarabun New" w:hAnsi="TH Sarabun New"/>
          <w:sz w:val="32"/>
        </w:rPr>
        <w:t xml:space="preserve"> </w:t>
      </w:r>
      <w:r w:rsidR="00127A2E" w:rsidRPr="00127A2E">
        <w:rPr>
          <w:rFonts w:ascii="TH Sarabun New" w:hAnsi="TH Sarabun New"/>
          <w:sz w:val="32"/>
        </w:rPr>
        <w:t>update_member()</w:t>
      </w:r>
    </w:p>
    <w:p w14:paraId="3B1318E8" w14:textId="54BD5F5A" w:rsidR="004B3F31" w:rsidRPr="000924A9" w:rsidRDefault="004B3F31" w:rsidP="009423D3">
      <w:pPr>
        <w:spacing w:line="240" w:lineRule="auto"/>
        <w:rPr>
          <w:rFonts w:ascii="TH Sarabun New" w:hAnsi="TH Sarabun New"/>
          <w:sz w:val="32"/>
          <w:cs/>
        </w:rPr>
      </w:pPr>
      <w:r w:rsidRPr="000924A9">
        <w:rPr>
          <w:rFonts w:ascii="TH Sarabun New" w:hAnsi="TH Sarabun New"/>
          <w:sz w:val="32"/>
          <w:cs/>
        </w:rPr>
        <w:t>วัตถุประสงค์:</w:t>
      </w:r>
      <w:r w:rsidRPr="000924A9">
        <w:rPr>
          <w:rFonts w:ascii="TH Sarabun New" w:hAnsi="TH Sarabun New"/>
          <w:sz w:val="32"/>
        </w:rPr>
        <w:t xml:space="preserve"> </w:t>
      </w:r>
      <w:r w:rsidR="00127A2E">
        <w:rPr>
          <w:rFonts w:ascii="TH Sarabun New" w:hAnsi="TH Sarabun New" w:hint="cs"/>
          <w:sz w:val="32"/>
          <w:cs/>
        </w:rPr>
        <w:t>แก้ใขข้อมูลสมาชิกที่บัน</w:t>
      </w:r>
      <w:r w:rsidR="00D82B06">
        <w:rPr>
          <w:rFonts w:ascii="TH Sarabun New" w:hAnsi="TH Sarabun New" w:hint="cs"/>
          <w:sz w:val="32"/>
          <w:cs/>
        </w:rPr>
        <w:t>ทึกไว้แล้ว</w:t>
      </w:r>
    </w:p>
    <w:p w14:paraId="66AF451C" w14:textId="77777777" w:rsidR="004B3F31" w:rsidRPr="000924A9" w:rsidRDefault="004B3F31" w:rsidP="009423D3">
      <w:pPr>
        <w:spacing w:line="240" w:lineRule="auto"/>
        <w:rPr>
          <w:rFonts w:ascii="TH Sarabun New" w:hAnsi="TH Sarabun New"/>
          <w:sz w:val="32"/>
        </w:rPr>
      </w:pPr>
      <w:r w:rsidRPr="000924A9">
        <w:rPr>
          <w:rFonts w:ascii="TH Sarabun New" w:hAnsi="TH Sarabun New"/>
          <w:sz w:val="32"/>
          <w:cs/>
        </w:rPr>
        <w:t>ขั้นตอนการทำงาน:</w:t>
      </w:r>
    </w:p>
    <w:p w14:paraId="7BC52908" w14:textId="3B7899B1" w:rsidR="004B3F31" w:rsidRPr="002E2A51" w:rsidRDefault="00264293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264293">
        <w:rPr>
          <w:rFonts w:ascii="TH Sarabun New" w:hAnsi="TH Sarabun New"/>
          <w:sz w:val="32"/>
          <w:cs/>
        </w:rPr>
        <w:t xml:space="preserve">รับ </w:t>
      </w:r>
      <w:r w:rsidRPr="00264293">
        <w:rPr>
          <w:rFonts w:ascii="TH Sarabun New" w:hAnsi="TH Sarabun New"/>
          <w:sz w:val="32"/>
        </w:rPr>
        <w:t xml:space="preserve">member_id </w:t>
      </w:r>
      <w:r w:rsidRPr="00264293">
        <w:rPr>
          <w:rFonts w:ascii="TH Sarabun New" w:hAnsi="TH Sarabun New"/>
          <w:sz w:val="32"/>
          <w:cs/>
        </w:rPr>
        <w:t>ที่ต้องการแก้ไขจากผู้ใช้</w:t>
      </w:r>
      <w:r w:rsidR="004B3F31" w:rsidRPr="002E2A51">
        <w:rPr>
          <w:rFonts w:ascii="TH Sarabun New" w:hAnsi="TH Sarabun New"/>
          <w:sz w:val="32"/>
          <w:cs/>
        </w:rPr>
        <w:t xml:space="preserve">เปิดไฟล์แบบ </w:t>
      </w:r>
      <w:r w:rsidR="004B3F31" w:rsidRPr="002E2A51">
        <w:rPr>
          <w:rFonts w:ascii="TH Sarabun New" w:hAnsi="TH Sarabun New"/>
          <w:sz w:val="32"/>
        </w:rPr>
        <w:t xml:space="preserve">read binary ('rb') </w:t>
      </w:r>
    </w:p>
    <w:p w14:paraId="5BE6DE0F" w14:textId="1299C57C" w:rsidR="004B3F31" w:rsidRPr="002E2A51" w:rsidRDefault="00264293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264293">
        <w:rPr>
          <w:rFonts w:ascii="TH Sarabun New" w:hAnsi="TH Sarabun New"/>
          <w:sz w:val="32"/>
          <w:cs/>
        </w:rPr>
        <w:t xml:space="preserve">ตรวจสอบว่ามีไฟล์ </w:t>
      </w:r>
      <w:r w:rsidRPr="00264293">
        <w:rPr>
          <w:rFonts w:ascii="TH Sarabun New" w:hAnsi="TH Sarabun New"/>
          <w:sz w:val="32"/>
        </w:rPr>
        <w:t xml:space="preserve">members.dat </w:t>
      </w:r>
      <w:r w:rsidRPr="00264293">
        <w:rPr>
          <w:rFonts w:ascii="TH Sarabun New" w:hAnsi="TH Sarabun New"/>
          <w:sz w:val="32"/>
          <w:cs/>
        </w:rPr>
        <w:t>หรือ</w:t>
      </w:r>
      <w:r w:rsidR="00EC7E14">
        <w:rPr>
          <w:rFonts w:ascii="TH Sarabun New" w:hAnsi="TH Sarabun New" w:hint="cs"/>
          <w:sz w:val="32"/>
          <w:cs/>
        </w:rPr>
        <w:t>ไม่</w:t>
      </w:r>
    </w:p>
    <w:p w14:paraId="6C7F4881" w14:textId="163B4F38" w:rsidR="004B3F31" w:rsidRPr="002E2A51" w:rsidRDefault="00EC7E14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EC7E14">
        <w:rPr>
          <w:rFonts w:ascii="TH Sarabun New" w:hAnsi="TH Sarabun New"/>
          <w:sz w:val="32"/>
          <w:cs/>
        </w:rPr>
        <w:t xml:space="preserve">เปิดไฟล์แบบ </w:t>
      </w:r>
      <w:r w:rsidRPr="00EC7E14">
        <w:rPr>
          <w:rFonts w:ascii="TH Sarabun New" w:hAnsi="TH Sarabun New"/>
          <w:sz w:val="32"/>
        </w:rPr>
        <w:t>read+write binary ('r+b')</w:t>
      </w:r>
      <w:r w:rsidR="004B3F31" w:rsidRPr="002E2A51">
        <w:rPr>
          <w:rFonts w:ascii="TH Sarabun New" w:hAnsi="TH Sarabun New"/>
          <w:sz w:val="32"/>
          <w:cs/>
        </w:rPr>
        <w:t xml:space="preserve">ตรวจสอบว่า </w:t>
      </w:r>
      <w:r w:rsidR="004B3F31" w:rsidRPr="002E2A51">
        <w:rPr>
          <w:rFonts w:ascii="TH Sarabun New" w:hAnsi="TH Sarabun New"/>
          <w:sz w:val="32"/>
        </w:rPr>
        <w:t>status == STATUS_ACTIVE (</w:t>
      </w:r>
      <w:r w:rsidR="004B3F31" w:rsidRPr="002E2A51">
        <w:rPr>
          <w:rFonts w:ascii="TH Sarabun New" w:hAnsi="TH Sarabun New"/>
          <w:sz w:val="32"/>
          <w:cs/>
        </w:rPr>
        <w:t>เฉพาะสมาชิกที่ยังใช้งาน)</w:t>
      </w:r>
      <w:r w:rsidR="004B3F31" w:rsidRPr="002E2A51">
        <w:rPr>
          <w:rFonts w:ascii="TH Sarabun New" w:hAnsi="TH Sarabun New"/>
          <w:sz w:val="32"/>
        </w:rPr>
        <w:t xml:space="preserve"> </w:t>
      </w:r>
    </w:p>
    <w:p w14:paraId="0580FA13" w14:textId="59089283" w:rsidR="003B1DCB" w:rsidRDefault="00DC44F4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DC44F4">
        <w:rPr>
          <w:rFonts w:ascii="TH Sarabun New" w:hAnsi="TH Sarabun New"/>
          <w:sz w:val="32"/>
          <w:cs/>
        </w:rPr>
        <w:t xml:space="preserve">วนลูปค้นหา </w:t>
      </w:r>
      <w:r w:rsidRPr="00DC44F4">
        <w:rPr>
          <w:rFonts w:ascii="TH Sarabun New" w:hAnsi="TH Sarabun New"/>
          <w:sz w:val="32"/>
        </w:rPr>
        <w:t xml:space="preserve">record </w:t>
      </w:r>
      <w:r w:rsidRPr="00DC44F4">
        <w:rPr>
          <w:rFonts w:ascii="TH Sarabun New" w:hAnsi="TH Sarabun New"/>
          <w:sz w:val="32"/>
          <w:cs/>
        </w:rPr>
        <w:t xml:space="preserve">ที่ตรงกับ </w:t>
      </w:r>
      <w:r w:rsidRPr="00DC44F4">
        <w:rPr>
          <w:rFonts w:ascii="TH Sarabun New" w:hAnsi="TH Sarabun New"/>
          <w:sz w:val="32"/>
        </w:rPr>
        <w:t>member_id</w:t>
      </w:r>
      <w:r w:rsidR="003B1DCB">
        <w:rPr>
          <w:rFonts w:ascii="TH Sarabun New" w:hAnsi="TH Sarabun New"/>
          <w:sz w:val="32"/>
        </w:rPr>
        <w:t xml:space="preserve"> </w:t>
      </w:r>
      <w:r w:rsidR="003B1DCB" w:rsidRPr="003B1DCB">
        <w:rPr>
          <w:rFonts w:ascii="TH Sarabun New" w:hAnsi="TH Sarabun New"/>
          <w:sz w:val="32"/>
          <w:cs/>
        </w:rPr>
        <w:t>ใช้</w:t>
      </w:r>
      <w:r w:rsidR="003B1DCB" w:rsidRPr="003B1DCB">
        <w:rPr>
          <w:rFonts w:ascii="TH Sarabun New" w:hAnsi="TH Sarabun New"/>
          <w:sz w:val="32"/>
        </w:rPr>
        <w:t xml:space="preserve"> f.tell() </w:t>
      </w:r>
      <w:r w:rsidR="003B1DCB" w:rsidRPr="003B1DCB">
        <w:rPr>
          <w:rFonts w:ascii="TH Sarabun New" w:hAnsi="TH Sarabun New"/>
          <w:sz w:val="32"/>
          <w:cs/>
        </w:rPr>
        <w:t>บันทึกตำแหน่งปัจจุบันก่อนอ่าน</w:t>
      </w:r>
      <w:r w:rsidR="003B1DCB">
        <w:rPr>
          <w:rFonts w:ascii="TH Sarabun New" w:hAnsi="TH Sarabun New" w:hint="cs"/>
          <w:sz w:val="32"/>
          <w:cs/>
        </w:rPr>
        <w:t xml:space="preserve"> </w:t>
      </w:r>
      <w:r w:rsidR="003B1DCB" w:rsidRPr="003B1DCB">
        <w:rPr>
          <w:rFonts w:ascii="TH Sarabun New" w:hAnsi="TH Sarabun New"/>
          <w:sz w:val="32"/>
          <w:cs/>
        </w:rPr>
        <w:t xml:space="preserve">อ่าน </w:t>
      </w:r>
      <w:r w:rsidR="003B1DCB" w:rsidRPr="003B1DCB">
        <w:rPr>
          <w:rFonts w:ascii="TH Sarabun New" w:hAnsi="TH Sarabun New"/>
          <w:sz w:val="32"/>
        </w:rPr>
        <w:t xml:space="preserve">record </w:t>
      </w:r>
      <w:r w:rsidR="003B1DCB" w:rsidRPr="003B1DCB">
        <w:rPr>
          <w:rFonts w:ascii="TH Sarabun New" w:hAnsi="TH Sarabun New"/>
          <w:sz w:val="32"/>
          <w:cs/>
        </w:rPr>
        <w:t xml:space="preserve">และ </w:t>
      </w:r>
      <w:r w:rsidR="003B1DCB" w:rsidRPr="003B1DCB">
        <w:rPr>
          <w:rFonts w:ascii="TH Sarabun New" w:hAnsi="TH Sarabun New"/>
          <w:sz w:val="32"/>
        </w:rPr>
        <w:t xml:space="preserve">unpack </w:t>
      </w:r>
      <w:r w:rsidR="003B1DCB" w:rsidRPr="003B1DCB">
        <w:rPr>
          <w:rFonts w:ascii="TH Sarabun New" w:hAnsi="TH Sarabun New"/>
          <w:sz w:val="32"/>
          <w:cs/>
        </w:rPr>
        <w:t>ข้อมูล</w:t>
      </w:r>
      <w:r w:rsidR="003B1DCB">
        <w:rPr>
          <w:rFonts w:ascii="TH Sarabun New" w:hAnsi="TH Sarabun New" w:hint="cs"/>
          <w:sz w:val="32"/>
          <w:cs/>
        </w:rPr>
        <w:t xml:space="preserve"> </w:t>
      </w:r>
      <w:r w:rsidR="003B1DCB" w:rsidRPr="003B1DCB">
        <w:rPr>
          <w:rFonts w:ascii="TH Sarabun New" w:hAnsi="TH Sarabun New"/>
          <w:sz w:val="32"/>
          <w:cs/>
        </w:rPr>
        <w:t xml:space="preserve">ตรวจสอบว่า </w:t>
      </w:r>
      <w:r w:rsidR="003B1DCB" w:rsidRPr="003B1DCB">
        <w:rPr>
          <w:rFonts w:ascii="TH Sarabun New" w:hAnsi="TH Sarabun New"/>
          <w:sz w:val="32"/>
        </w:rPr>
        <w:t xml:space="preserve">status == ACTIVE </w:t>
      </w:r>
      <w:r w:rsidR="003B1DCB" w:rsidRPr="003B1DCB">
        <w:rPr>
          <w:rFonts w:ascii="TH Sarabun New" w:hAnsi="TH Sarabun New"/>
          <w:sz w:val="32"/>
          <w:cs/>
        </w:rPr>
        <w:t xml:space="preserve">และ </w:t>
      </w:r>
      <w:r w:rsidR="003B1DCB" w:rsidRPr="003B1DCB">
        <w:rPr>
          <w:rFonts w:ascii="TH Sarabun New" w:hAnsi="TH Sarabun New"/>
          <w:sz w:val="32"/>
        </w:rPr>
        <w:t xml:space="preserve">ID </w:t>
      </w:r>
      <w:r w:rsidR="003B1DCB" w:rsidRPr="003B1DCB">
        <w:rPr>
          <w:rFonts w:ascii="TH Sarabun New" w:hAnsi="TH Sarabun New"/>
          <w:sz w:val="32"/>
          <w:cs/>
        </w:rPr>
        <w:t>ตรงกัน</w:t>
      </w:r>
    </w:p>
    <w:p w14:paraId="754DD597" w14:textId="06BB805C" w:rsidR="004B3F31" w:rsidRDefault="002415D7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2415D7">
        <w:rPr>
          <w:rFonts w:ascii="TH Sarabun New" w:hAnsi="TH Sarabun New"/>
          <w:sz w:val="32"/>
          <w:cs/>
        </w:rPr>
        <w:t xml:space="preserve">เมื่อเจอ </w:t>
      </w:r>
      <w:r w:rsidRPr="002415D7">
        <w:rPr>
          <w:rFonts w:ascii="TH Sarabun New" w:hAnsi="TH Sarabun New"/>
          <w:sz w:val="32"/>
        </w:rPr>
        <w:t xml:space="preserve">record </w:t>
      </w:r>
      <w:r w:rsidRPr="002415D7">
        <w:rPr>
          <w:rFonts w:ascii="TH Sarabun New" w:hAnsi="TH Sarabun New"/>
          <w:sz w:val="32"/>
          <w:cs/>
        </w:rPr>
        <w:t>ที่ต้องการ</w:t>
      </w:r>
      <w:r>
        <w:rPr>
          <w:rFonts w:ascii="TH Sarabun New" w:hAnsi="TH Sarabun New"/>
          <w:sz w:val="32"/>
        </w:rPr>
        <w:t xml:space="preserve"> </w:t>
      </w:r>
      <w:r w:rsidRPr="002415D7">
        <w:rPr>
          <w:rFonts w:ascii="TH Sarabun New" w:hAnsi="TH Sarabun New"/>
          <w:sz w:val="32"/>
          <w:cs/>
        </w:rPr>
        <w:t>แสดงข้อมูลเดิมให้เห็น</w:t>
      </w:r>
      <w:r>
        <w:rPr>
          <w:rFonts w:ascii="TH Sarabun New" w:hAnsi="TH Sarabun New" w:hint="cs"/>
          <w:sz w:val="32"/>
          <w:cs/>
        </w:rPr>
        <w:t xml:space="preserve"> </w:t>
      </w:r>
      <w:r w:rsidRPr="002415D7">
        <w:rPr>
          <w:rFonts w:ascii="TH Sarabun New" w:hAnsi="TH Sarabun New"/>
          <w:sz w:val="32"/>
          <w:cs/>
        </w:rPr>
        <w:t xml:space="preserve">รับข้อมูลใหม่ (ถ้าผู้ใช้กด </w:t>
      </w:r>
      <w:r w:rsidRPr="002415D7">
        <w:rPr>
          <w:rFonts w:ascii="TH Sarabun New" w:hAnsi="TH Sarabun New"/>
          <w:sz w:val="32"/>
        </w:rPr>
        <w:t xml:space="preserve">Enter = </w:t>
      </w:r>
      <w:r w:rsidRPr="002415D7">
        <w:rPr>
          <w:rFonts w:ascii="TH Sarabun New" w:hAnsi="TH Sarabun New"/>
          <w:sz w:val="32"/>
          <w:cs/>
        </w:rPr>
        <w:t>ไม่เปลี่ยน ใช้ค่าเดิม)</w:t>
      </w:r>
    </w:p>
    <w:p w14:paraId="1D8EB903" w14:textId="13084698" w:rsidR="002415D7" w:rsidRDefault="00F044C6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F044C6">
        <w:rPr>
          <w:rFonts w:ascii="TH Sarabun New" w:hAnsi="TH Sarabun New"/>
          <w:sz w:val="32"/>
        </w:rPr>
        <w:lastRenderedPageBreak/>
        <w:t xml:space="preserve">Pack </w:t>
      </w:r>
      <w:r w:rsidRPr="00F044C6">
        <w:rPr>
          <w:rFonts w:ascii="TH Sarabun New" w:hAnsi="TH Sarabun New"/>
          <w:sz w:val="32"/>
          <w:cs/>
        </w:rPr>
        <w:t xml:space="preserve">ข้อมูลใหม่เป็น </w:t>
      </w:r>
      <w:r w:rsidRPr="00F044C6">
        <w:rPr>
          <w:rFonts w:ascii="TH Sarabun New" w:hAnsi="TH Sarabun New"/>
          <w:sz w:val="32"/>
        </w:rPr>
        <w:t>binary</w:t>
      </w:r>
      <w:r>
        <w:rPr>
          <w:rFonts w:ascii="TH Sarabun New" w:hAnsi="TH Sarabun New"/>
          <w:sz w:val="32"/>
        </w:rPr>
        <w:t xml:space="preserve"> </w:t>
      </w:r>
    </w:p>
    <w:p w14:paraId="02FD5EB6" w14:textId="6EC6F38D" w:rsidR="00F044C6" w:rsidRDefault="00F044C6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F044C6">
        <w:rPr>
          <w:rFonts w:ascii="TH Sarabun New" w:hAnsi="TH Sarabun New"/>
          <w:sz w:val="32"/>
          <w:cs/>
        </w:rPr>
        <w:t>ใช้</w:t>
      </w:r>
      <w:r w:rsidRPr="00F044C6">
        <w:rPr>
          <w:rFonts w:ascii="TH Sarabun New" w:hAnsi="TH Sarabun New"/>
          <w:sz w:val="32"/>
        </w:rPr>
        <w:t xml:space="preserve"> f.seek(pos) </w:t>
      </w:r>
      <w:r w:rsidRPr="00F044C6">
        <w:rPr>
          <w:rFonts w:ascii="TH Sarabun New" w:hAnsi="TH Sarabun New"/>
          <w:sz w:val="32"/>
          <w:cs/>
        </w:rPr>
        <w:t>กลับไปตำแหน่งเดิม</w:t>
      </w:r>
    </w:p>
    <w:p w14:paraId="0E44F818" w14:textId="4F784869" w:rsidR="00F044C6" w:rsidRDefault="00F044C6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F044C6">
        <w:rPr>
          <w:rFonts w:ascii="TH Sarabun New" w:hAnsi="TH Sarabun New"/>
          <w:sz w:val="32"/>
          <w:cs/>
        </w:rPr>
        <w:t>ใช้</w:t>
      </w:r>
      <w:r w:rsidRPr="00F044C6">
        <w:rPr>
          <w:rFonts w:ascii="TH Sarabun New" w:hAnsi="TH Sarabun New"/>
          <w:sz w:val="32"/>
        </w:rPr>
        <w:t xml:space="preserve"> f.write() </w:t>
      </w:r>
      <w:r w:rsidRPr="00F044C6">
        <w:rPr>
          <w:rFonts w:ascii="TH Sarabun New" w:hAnsi="TH Sarabun New"/>
          <w:sz w:val="32"/>
          <w:cs/>
        </w:rPr>
        <w:t xml:space="preserve">เขียนทับ </w:t>
      </w:r>
      <w:r w:rsidRPr="00F044C6">
        <w:rPr>
          <w:rFonts w:ascii="TH Sarabun New" w:hAnsi="TH Sarabun New"/>
          <w:sz w:val="32"/>
        </w:rPr>
        <w:t xml:space="preserve">record </w:t>
      </w:r>
      <w:r w:rsidRPr="00F044C6">
        <w:rPr>
          <w:rFonts w:ascii="TH Sarabun New" w:hAnsi="TH Sarabun New"/>
          <w:sz w:val="32"/>
          <w:cs/>
        </w:rPr>
        <w:t>เดิม</w:t>
      </w:r>
    </w:p>
    <w:p w14:paraId="75BDD2ED" w14:textId="56E447D4" w:rsidR="00E4264D" w:rsidRPr="008F184E" w:rsidRDefault="00CA44BE" w:rsidP="00187659">
      <w:pPr>
        <w:pStyle w:val="ListParagraph"/>
        <w:numPr>
          <w:ilvl w:val="0"/>
          <w:numId w:val="8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125A899" wp14:editId="529C2A68">
                <wp:simplePos x="0" y="0"/>
                <wp:positionH relativeFrom="column">
                  <wp:posOffset>180975</wp:posOffset>
                </wp:positionH>
                <wp:positionV relativeFrom="paragraph">
                  <wp:posOffset>2744470</wp:posOffset>
                </wp:positionV>
                <wp:extent cx="5415915" cy="635"/>
                <wp:effectExtent l="0" t="0" r="0" b="0"/>
                <wp:wrapTopAndBottom/>
                <wp:docPr id="400899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6348FF" w14:textId="25141298" w:rsidR="00CA44BE" w:rsidRPr="00B21B30" w:rsidRDefault="00CA44BE" w:rsidP="00CA44BE">
                            <w:pPr>
                              <w:pStyle w:val="a"/>
                            </w:pPr>
                            <w:bookmarkStart w:id="84" w:name="_Toc210495224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6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B21B30">
                              <w:rPr>
                                <w:b/>
                                <w:bCs w:val="0"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0924A9">
                              <w:t xml:space="preserve"> </w:t>
                            </w:r>
                            <w:r w:rsidR="00B21B30" w:rsidRPr="009977A6">
                              <w:t>view_all_members</w:t>
                            </w:r>
                            <w:bookmarkEnd w:id="8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5A899" id="Text Box 1" o:spid="_x0000_s1038" type="#_x0000_t202" style="position:absolute;left:0;text-align:left;margin-left:14.25pt;margin-top:216.1pt;width:426.45pt;height:.0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" stroked="f">
                <v:textbox style="mso-fit-shape-to-text:t" inset="0,0,0,0">
                  <w:txbxContent>
                    <w:p w14:paraId="596348FF" w14:textId="25141298" w:rsidR="00CA44BE" w:rsidRPr="00B21B30" w:rsidRDefault="00CA44BE" w:rsidP="00CA44BE">
                      <w:pPr>
                        <w:pStyle w:val="a"/>
                      </w:pPr>
                      <w:bookmarkStart w:id="85" w:name="_Toc210495224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6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B21B30">
                        <w:rPr>
                          <w:b/>
                          <w:bCs w:val="0"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0924A9">
                        <w:t xml:space="preserve"> </w:t>
                      </w:r>
                      <w:r w:rsidR="00B21B30" w:rsidRPr="009977A6">
                        <w:t>view_all_members</w:t>
                      </w:r>
                      <w:bookmarkEnd w:id="8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209A0" w:rsidRPr="007209A0">
        <w:rPr>
          <w:rFonts w:ascii="TH Sarabun New" w:hAnsi="TH Sarabun New"/>
          <w:noProof/>
          <w:sz w:val="32"/>
          <w:cs/>
        </w:rPr>
        <w:drawing>
          <wp:anchor distT="0" distB="0" distL="114300" distR="114300" simplePos="0" relativeHeight="251647488" behindDoc="0" locked="0" layoutInCell="1" allowOverlap="1" wp14:anchorId="1421ACD6" wp14:editId="50DFC394">
            <wp:simplePos x="0" y="0"/>
            <wp:positionH relativeFrom="margin">
              <wp:posOffset>181268</wp:posOffset>
            </wp:positionH>
            <wp:positionV relativeFrom="paragraph">
              <wp:posOffset>492614</wp:posOffset>
            </wp:positionV>
            <wp:extent cx="5415915" cy="2195195"/>
            <wp:effectExtent l="76200" t="76200" r="127635" b="128905"/>
            <wp:wrapTopAndBottom/>
            <wp:docPr id="149367304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7304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2195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4C6" w:rsidRPr="00F044C6">
        <w:rPr>
          <w:rFonts w:ascii="TH Sarabun New" w:hAnsi="TH Sarabun New"/>
          <w:sz w:val="32"/>
          <w:cs/>
        </w:rPr>
        <w:t>แสดงข้อความ "</w:t>
      </w:r>
      <w:r w:rsidR="00F044C6" w:rsidRPr="00F044C6">
        <w:rPr>
          <w:rFonts w:ascii="TH Sarabun New" w:hAnsi="TH Sarabun New" w:hint="cs"/>
          <w:sz w:val="32"/>
          <w:cs/>
        </w:rPr>
        <w:t>อัปเดตสมาชิกเรียบร้อย</w:t>
      </w:r>
      <w:r w:rsidR="00F044C6" w:rsidRPr="00F044C6">
        <w:rPr>
          <w:rFonts w:ascii="TH Sarabun New" w:hAnsi="TH Sarabun New"/>
          <w:sz w:val="32"/>
          <w:cs/>
        </w:rPr>
        <w:t>"</w:t>
      </w:r>
    </w:p>
    <w:p w14:paraId="4B45061F" w14:textId="1E0E84E1" w:rsidR="00E4264D" w:rsidRPr="00E4264D" w:rsidRDefault="00E4264D" w:rsidP="009423D3">
      <w:pPr>
        <w:spacing w:line="240" w:lineRule="auto"/>
        <w:ind w:left="981" w:firstLine="720"/>
        <w:rPr>
          <w:rFonts w:ascii="TH Sarabun New" w:hAnsi="TH Sarabun New"/>
          <w:sz w:val="32"/>
        </w:rPr>
      </w:pPr>
      <w:r w:rsidRPr="00E4264D">
        <w:rPr>
          <w:rFonts w:ascii="TH Sarabun New" w:hAnsi="TH Sarabun New" w:hint="cs"/>
          <w:sz w:val="32"/>
          <w:cs/>
        </w:rPr>
        <w:t>4.2.2.</w:t>
      </w:r>
      <w:r w:rsidR="00285E76">
        <w:rPr>
          <w:rFonts w:ascii="TH Sarabun New" w:hAnsi="TH Sarabun New" w:hint="cs"/>
          <w:sz w:val="32"/>
          <w:cs/>
        </w:rPr>
        <w:t>4</w:t>
      </w:r>
      <w:r w:rsidRPr="00E4264D">
        <w:rPr>
          <w:rFonts w:ascii="TH Sarabun New" w:hAnsi="TH Sarabun New" w:hint="cs"/>
          <w:sz w:val="32"/>
          <w:cs/>
        </w:rPr>
        <w:t xml:space="preserve"> </w:t>
      </w:r>
      <w:r w:rsidRPr="00E4264D">
        <w:rPr>
          <w:rFonts w:ascii="TH Sarabun New" w:hAnsi="TH Sarabun New"/>
          <w:sz w:val="32"/>
          <w:cs/>
        </w:rPr>
        <w:t>ฟังก์ชัน</w:t>
      </w:r>
      <w:r w:rsidRPr="00E4264D">
        <w:rPr>
          <w:rFonts w:ascii="TH Sarabun New" w:hAnsi="TH Sarabun New"/>
          <w:sz w:val="32"/>
        </w:rPr>
        <w:t xml:space="preserve"> </w:t>
      </w:r>
      <w:r w:rsidR="00BC498F" w:rsidRPr="00BC498F">
        <w:rPr>
          <w:rFonts w:ascii="TH Sarabun New" w:hAnsi="TH Sarabun New"/>
          <w:sz w:val="32"/>
        </w:rPr>
        <w:t>delete_member()</w:t>
      </w:r>
    </w:p>
    <w:p w14:paraId="3208C395" w14:textId="1F2F6E56" w:rsidR="00E4264D" w:rsidRPr="00E4264D" w:rsidRDefault="00E4264D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วัตถุประสงค์:</w:t>
      </w:r>
      <w:r w:rsidRPr="00E4264D">
        <w:rPr>
          <w:rFonts w:ascii="TH Sarabun New" w:hAnsi="TH Sarabun New"/>
          <w:sz w:val="32"/>
        </w:rPr>
        <w:t xml:space="preserve"> </w:t>
      </w:r>
      <w:r w:rsidR="00BC498F" w:rsidRPr="00BC498F">
        <w:rPr>
          <w:rFonts w:ascii="TH Sarabun New" w:hAnsi="TH Sarabun New"/>
          <w:sz w:val="32"/>
          <w:cs/>
        </w:rPr>
        <w:t>ลบสมาชิกออกจากระบบ (</w:t>
      </w:r>
      <w:r w:rsidR="00BC498F" w:rsidRPr="00BC498F">
        <w:rPr>
          <w:rFonts w:ascii="TH Sarabun New" w:hAnsi="TH Sarabun New"/>
          <w:sz w:val="32"/>
        </w:rPr>
        <w:t>Soft Delete)</w:t>
      </w:r>
    </w:p>
    <w:p w14:paraId="1543E953" w14:textId="77777777" w:rsidR="00E4264D" w:rsidRPr="00E4264D" w:rsidRDefault="00E4264D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ขั้นตอนการทำงาน:</w:t>
      </w:r>
    </w:p>
    <w:p w14:paraId="26E74FC0" w14:textId="23F9F642" w:rsidR="001710B1" w:rsidRPr="001710B1" w:rsidRDefault="001710B1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1710B1">
        <w:rPr>
          <w:rFonts w:ascii="TH Sarabun New" w:hAnsi="TH Sarabun New"/>
          <w:sz w:val="32"/>
          <w:cs/>
        </w:rPr>
        <w:t xml:space="preserve">รับ </w:t>
      </w:r>
      <w:r w:rsidRPr="001710B1">
        <w:rPr>
          <w:rFonts w:ascii="TH Sarabun New" w:hAnsi="TH Sarabun New"/>
          <w:sz w:val="32"/>
        </w:rPr>
        <w:t xml:space="preserve">member_id </w:t>
      </w:r>
      <w:r w:rsidRPr="001710B1">
        <w:rPr>
          <w:rFonts w:ascii="TH Sarabun New" w:hAnsi="TH Sarabun New"/>
          <w:sz w:val="32"/>
          <w:cs/>
        </w:rPr>
        <w:t>ที่ต้องการลบ</w:t>
      </w:r>
      <w:r w:rsidRPr="001710B1">
        <w:rPr>
          <w:rFonts w:ascii="TH Sarabun New" w:hAnsi="TH Sarabun New"/>
          <w:sz w:val="32"/>
        </w:rPr>
        <w:t xml:space="preserve"> </w:t>
      </w:r>
    </w:p>
    <w:p w14:paraId="12EB3B37" w14:textId="25624F28" w:rsidR="001710B1" w:rsidRPr="001710B1" w:rsidRDefault="001710B1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1710B1">
        <w:rPr>
          <w:rFonts w:ascii="TH Sarabun New" w:hAnsi="TH Sarabun New"/>
          <w:sz w:val="32"/>
          <w:cs/>
        </w:rPr>
        <w:t>ตรวจสอบว่ามีไฟล์หรือไม่</w:t>
      </w:r>
      <w:r w:rsidRPr="001710B1">
        <w:rPr>
          <w:rFonts w:ascii="TH Sarabun New" w:hAnsi="TH Sarabun New"/>
          <w:sz w:val="32"/>
        </w:rPr>
        <w:t xml:space="preserve"> </w:t>
      </w:r>
    </w:p>
    <w:p w14:paraId="654B64E0" w14:textId="47836E5F" w:rsidR="001710B1" w:rsidRPr="001710B1" w:rsidRDefault="001710B1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1710B1">
        <w:rPr>
          <w:rFonts w:ascii="TH Sarabun New" w:hAnsi="TH Sarabun New"/>
          <w:sz w:val="32"/>
          <w:cs/>
        </w:rPr>
        <w:t>เปิดไฟล์แบบ</w:t>
      </w:r>
      <w:r w:rsidRPr="001710B1">
        <w:rPr>
          <w:rFonts w:ascii="TH Sarabun New" w:hAnsi="TH Sarabun New"/>
          <w:sz w:val="32"/>
        </w:rPr>
        <w:t xml:space="preserve"> 'r+b' </w:t>
      </w:r>
    </w:p>
    <w:p w14:paraId="6A7965D6" w14:textId="77777777" w:rsidR="001B0194" w:rsidRPr="001710B1" w:rsidRDefault="001710B1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1710B1">
        <w:rPr>
          <w:rFonts w:ascii="TH Sarabun New" w:hAnsi="TH Sarabun New"/>
          <w:sz w:val="32"/>
          <w:cs/>
        </w:rPr>
        <w:t xml:space="preserve">วนลูปค้นหา </w:t>
      </w:r>
      <w:r w:rsidRPr="001710B1">
        <w:rPr>
          <w:rFonts w:ascii="TH Sarabun New" w:hAnsi="TH Sarabun New"/>
          <w:sz w:val="32"/>
        </w:rPr>
        <w:t xml:space="preserve">record </w:t>
      </w:r>
      <w:r w:rsidRPr="001710B1">
        <w:rPr>
          <w:rFonts w:ascii="TH Sarabun New" w:hAnsi="TH Sarabun New"/>
          <w:sz w:val="32"/>
          <w:cs/>
        </w:rPr>
        <w:t xml:space="preserve">ที่ตรงกับ </w:t>
      </w:r>
      <w:r w:rsidRPr="001710B1">
        <w:rPr>
          <w:rFonts w:ascii="TH Sarabun New" w:hAnsi="TH Sarabun New"/>
          <w:sz w:val="32"/>
        </w:rPr>
        <w:t xml:space="preserve">ID: </w:t>
      </w:r>
      <w:r w:rsidR="001B0194" w:rsidRPr="001710B1">
        <w:rPr>
          <w:rFonts w:ascii="TH Sarabun New" w:hAnsi="TH Sarabun New"/>
          <w:sz w:val="32"/>
          <w:cs/>
        </w:rPr>
        <w:t>บันทึกตำแหน่งด้วย</w:t>
      </w:r>
      <w:r w:rsidR="001B0194" w:rsidRPr="001710B1">
        <w:rPr>
          <w:rFonts w:ascii="TH Sarabun New" w:hAnsi="TH Sarabun New"/>
          <w:sz w:val="32"/>
        </w:rPr>
        <w:t xml:space="preserve"> f.tell()</w:t>
      </w:r>
      <w:r w:rsidR="001B0194">
        <w:rPr>
          <w:rFonts w:ascii="TH Sarabun New" w:hAnsi="TH Sarabun New"/>
          <w:sz w:val="32"/>
        </w:rPr>
        <w:t xml:space="preserve"> </w:t>
      </w:r>
      <w:r w:rsidR="001B0194" w:rsidRPr="001710B1">
        <w:rPr>
          <w:rFonts w:ascii="TH Sarabun New" w:hAnsi="TH Sarabun New"/>
          <w:sz w:val="32"/>
          <w:cs/>
        </w:rPr>
        <w:t xml:space="preserve">อ่านและ </w:t>
      </w:r>
      <w:r w:rsidR="001B0194" w:rsidRPr="001710B1">
        <w:rPr>
          <w:rFonts w:ascii="TH Sarabun New" w:hAnsi="TH Sarabun New"/>
          <w:sz w:val="32"/>
        </w:rPr>
        <w:t xml:space="preserve">unpack </w:t>
      </w:r>
      <w:r w:rsidR="001B0194" w:rsidRPr="001710B1">
        <w:rPr>
          <w:rFonts w:ascii="TH Sarabun New" w:hAnsi="TH Sarabun New"/>
          <w:sz w:val="32"/>
          <w:cs/>
        </w:rPr>
        <w:t>ข้อมูล</w:t>
      </w:r>
    </w:p>
    <w:p w14:paraId="5CD23F5D" w14:textId="77777777" w:rsidR="001B0194" w:rsidRPr="001B0194" w:rsidRDefault="001710B1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1B0194">
        <w:rPr>
          <w:rFonts w:ascii="TH Sarabun New" w:hAnsi="TH Sarabun New"/>
          <w:sz w:val="32"/>
          <w:cs/>
        </w:rPr>
        <w:t xml:space="preserve">เมื่อเจอ </w:t>
      </w:r>
      <w:r w:rsidRPr="001B0194">
        <w:rPr>
          <w:rFonts w:ascii="TH Sarabun New" w:hAnsi="TH Sarabun New"/>
          <w:sz w:val="32"/>
        </w:rPr>
        <w:t xml:space="preserve">record </w:t>
      </w:r>
      <w:r w:rsidRPr="001B0194">
        <w:rPr>
          <w:rFonts w:ascii="TH Sarabun New" w:hAnsi="TH Sarabun New"/>
          <w:sz w:val="32"/>
          <w:cs/>
        </w:rPr>
        <w:t>ที่ต้องการ</w:t>
      </w:r>
      <w:r w:rsidR="001B0194" w:rsidRPr="001B0194">
        <w:rPr>
          <w:rFonts w:ascii="TH Sarabun New" w:hAnsi="TH Sarabun New" w:hint="cs"/>
          <w:sz w:val="32"/>
          <w:cs/>
        </w:rPr>
        <w:t xml:space="preserve"> </w:t>
      </w:r>
      <w:r w:rsidR="001B0194" w:rsidRPr="001B0194">
        <w:rPr>
          <w:rFonts w:ascii="TH Sarabun New" w:hAnsi="TH Sarabun New"/>
          <w:sz w:val="32"/>
          <w:cs/>
        </w:rPr>
        <w:t>แสดงชื่อสมาชิกและขอยืนยัน</w:t>
      </w:r>
    </w:p>
    <w:p w14:paraId="6EDEC3FC" w14:textId="5EC8BD11" w:rsidR="001710B1" w:rsidRDefault="00371A5F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371A5F">
        <w:rPr>
          <w:rFonts w:ascii="TH Sarabun New" w:hAnsi="TH Sarabun New"/>
          <w:sz w:val="32"/>
          <w:cs/>
        </w:rPr>
        <w:t xml:space="preserve">ถ้าผู้ใช้ยืนยัน (กด </w:t>
      </w:r>
      <w:r w:rsidRPr="00371A5F">
        <w:rPr>
          <w:rFonts w:ascii="TH Sarabun New" w:hAnsi="TH Sarabun New"/>
          <w:sz w:val="32"/>
        </w:rPr>
        <w:t>'y')</w:t>
      </w:r>
      <w:r>
        <w:rPr>
          <w:rFonts w:ascii="TH Sarabun New" w:hAnsi="TH Sarabun New"/>
          <w:sz w:val="32"/>
        </w:rPr>
        <w:t xml:space="preserve"> </w:t>
      </w:r>
      <w:r w:rsidRPr="00371A5F">
        <w:rPr>
          <w:rFonts w:ascii="TH Sarabun New" w:hAnsi="TH Sarabun New"/>
          <w:sz w:val="32"/>
          <w:cs/>
        </w:rPr>
        <w:t>เปลี่ยนสถานะจาก</w:t>
      </w:r>
      <w:r w:rsidRPr="00371A5F">
        <w:rPr>
          <w:rFonts w:ascii="TH Sarabun New" w:hAnsi="TH Sarabun New"/>
          <w:sz w:val="32"/>
        </w:rPr>
        <w:t xml:space="preserve"> STATUS_ACTIVE </w:t>
      </w:r>
      <w:r w:rsidRPr="00371A5F">
        <w:rPr>
          <w:rFonts w:ascii="TH Sarabun New" w:hAnsi="TH Sarabun New"/>
          <w:sz w:val="32"/>
          <w:cs/>
        </w:rPr>
        <w:t>เป็น</w:t>
      </w:r>
      <w:r w:rsidRPr="00371A5F">
        <w:rPr>
          <w:rFonts w:ascii="TH Sarabun New" w:hAnsi="TH Sarabun New"/>
          <w:sz w:val="32"/>
        </w:rPr>
        <w:t xml:space="preserve"> STATUS_DELETED</w:t>
      </w:r>
      <w:r>
        <w:rPr>
          <w:rFonts w:ascii="TH Sarabun New" w:hAnsi="TH Sarabun New"/>
          <w:sz w:val="32"/>
        </w:rPr>
        <w:t xml:space="preserve"> </w:t>
      </w:r>
      <w:r w:rsidRPr="00371A5F">
        <w:rPr>
          <w:rFonts w:ascii="TH Sarabun New" w:hAnsi="TH Sarabun New"/>
          <w:sz w:val="32"/>
        </w:rPr>
        <w:t xml:space="preserve">Pack </w:t>
      </w:r>
      <w:r w:rsidRPr="00371A5F">
        <w:rPr>
          <w:rFonts w:ascii="TH Sarabun New" w:hAnsi="TH Sarabun New"/>
          <w:sz w:val="32"/>
          <w:cs/>
        </w:rPr>
        <w:t>ข้อมูลใหม่ที่มีสถานะเปลี่ยน</w:t>
      </w:r>
    </w:p>
    <w:p w14:paraId="47B15C3C" w14:textId="53D32370" w:rsidR="00371A5F" w:rsidRDefault="00371A5F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371A5F">
        <w:rPr>
          <w:rFonts w:ascii="TH Sarabun New" w:hAnsi="TH Sarabun New"/>
          <w:sz w:val="32"/>
          <w:cs/>
        </w:rPr>
        <w:t>กลับไปตำแหน่งเดิมและเขียนทับ</w:t>
      </w:r>
    </w:p>
    <w:p w14:paraId="5FC30B1F" w14:textId="588E9C12" w:rsidR="00587866" w:rsidRDefault="00587866" w:rsidP="00187659">
      <w:pPr>
        <w:pStyle w:val="ListParagraph"/>
        <w:numPr>
          <w:ilvl w:val="0"/>
          <w:numId w:val="9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371A5F">
        <w:rPr>
          <w:rFonts w:ascii="TH Sarabun New" w:hAnsi="TH Sarabun New"/>
          <w:sz w:val="32"/>
          <w:cs/>
        </w:rPr>
        <w:t>แสดงข้อความ "</w:t>
      </w:r>
      <w:r w:rsidRPr="00371A5F">
        <w:rPr>
          <w:rFonts w:ascii="Segoe UI Emoji" w:hAnsi="Segoe UI Emoji" w:cs="Segoe UI Emoji" w:hint="cs"/>
          <w:sz w:val="32"/>
          <w:cs/>
        </w:rPr>
        <w:t>✅</w:t>
      </w:r>
      <w:r w:rsidRPr="00371A5F">
        <w:rPr>
          <w:rFonts w:ascii="TH Sarabun New" w:hAnsi="TH Sarabun New"/>
          <w:sz w:val="32"/>
          <w:cs/>
        </w:rPr>
        <w:t xml:space="preserve"> </w:t>
      </w:r>
      <w:r w:rsidRPr="00371A5F">
        <w:rPr>
          <w:rFonts w:ascii="TH Sarabun New" w:hAnsi="TH Sarabun New" w:hint="cs"/>
          <w:sz w:val="32"/>
          <w:cs/>
        </w:rPr>
        <w:t>ลบสมาชิกเรียบร้อย</w:t>
      </w:r>
      <w:r w:rsidRPr="00371A5F">
        <w:rPr>
          <w:rFonts w:ascii="TH Sarabun New" w:hAnsi="TH Sarabun New"/>
          <w:sz w:val="32"/>
          <w:cs/>
        </w:rPr>
        <w:t>"</w:t>
      </w:r>
    </w:p>
    <w:p w14:paraId="1653320D" w14:textId="232478CE" w:rsidR="00B30FBC" w:rsidRDefault="00CA44BE" w:rsidP="009423D3">
      <w:pPr>
        <w:spacing w:line="240" w:lineRule="auto"/>
        <w:rPr>
          <w:rFonts w:ascii="TH Sarabun New" w:hAnsi="TH Sarabun New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BFA81C1" wp14:editId="2881D731">
                <wp:simplePos x="0" y="0"/>
                <wp:positionH relativeFrom="column">
                  <wp:posOffset>360680</wp:posOffset>
                </wp:positionH>
                <wp:positionV relativeFrom="paragraph">
                  <wp:posOffset>2589530</wp:posOffset>
                </wp:positionV>
                <wp:extent cx="4953000" cy="635"/>
                <wp:effectExtent l="0" t="0" r="0" b="0"/>
                <wp:wrapTopAndBottom/>
                <wp:docPr id="21034410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BA7143" w14:textId="42E77093" w:rsidR="00CA44BE" w:rsidRPr="00CA44BE" w:rsidRDefault="00CA44BE" w:rsidP="00CA44BE">
                            <w:pPr>
                              <w:pStyle w:val="a"/>
                              <w:rPr>
                                <w:b/>
                                <w:bCs w:val="0"/>
                              </w:rPr>
                            </w:pPr>
                            <w:bookmarkStart w:id="86" w:name="_Toc210495225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7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B21B30" w:rsidRPr="00B21B30">
                              <w:rPr>
                                <w:b/>
                                <w:bCs w:val="0"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E4264D">
                              <w:t xml:space="preserve"> </w:t>
                            </w:r>
                            <w:r w:rsidR="00B21B30" w:rsidRPr="00BC498F">
                              <w:t>delete_member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FA81C1" id="_x0000_s1039" type="#_x0000_t202" style="position:absolute;margin-left:28.4pt;margin-top:203.9pt;width:390pt;height:.0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" stroked="f">
                <v:textbox style="mso-fit-shape-to-text:t" inset="0,0,0,0">
                  <w:txbxContent>
                    <w:p w14:paraId="49BA7143" w14:textId="42E77093" w:rsidR="00CA44BE" w:rsidRPr="00CA44BE" w:rsidRDefault="00CA44BE" w:rsidP="00CA44BE">
                      <w:pPr>
                        <w:pStyle w:val="a"/>
                        <w:rPr>
                          <w:b/>
                          <w:bCs w:val="0"/>
                        </w:rPr>
                      </w:pPr>
                      <w:bookmarkStart w:id="87" w:name="_Toc210495225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7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B21B30" w:rsidRPr="00B21B30">
                        <w:rPr>
                          <w:b/>
                          <w:bCs w:val="0"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E4264D">
                        <w:t xml:space="preserve"> </w:t>
                      </w:r>
                      <w:r w:rsidR="00B21B30" w:rsidRPr="00BC498F">
                        <w:t>delete_member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10447" w:rsidRPr="00410447">
        <w:rPr>
          <w:noProof/>
        </w:rPr>
        <w:drawing>
          <wp:anchor distT="0" distB="0" distL="114300" distR="114300" simplePos="0" relativeHeight="251655680" behindDoc="0" locked="0" layoutInCell="1" allowOverlap="1" wp14:anchorId="2E3354EB" wp14:editId="2D65757D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4953000" cy="2456180"/>
            <wp:effectExtent l="76200" t="76200" r="133350" b="134620"/>
            <wp:wrapTopAndBottom/>
            <wp:docPr id="129590277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02777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56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866">
        <w:rPr>
          <w:rFonts w:ascii="TH Sarabun New" w:hAnsi="TH Sarabun New"/>
          <w:sz w:val="32"/>
        </w:rPr>
        <w:t xml:space="preserve">   </w:t>
      </w:r>
      <w:r w:rsidR="00B30FBC" w:rsidRPr="00C11C04">
        <w:rPr>
          <w:rFonts w:ascii="TH Sarabun New" w:hAnsi="TH Sarabun New"/>
          <w:sz w:val="32"/>
        </w:rPr>
        <w:t>4.2.3</w:t>
      </w:r>
      <w:r w:rsidR="0072180C" w:rsidRPr="00C11C04">
        <w:rPr>
          <w:rFonts w:ascii="TH Sarabun New" w:hAnsi="TH Sarabun New"/>
          <w:sz w:val="32"/>
        </w:rPr>
        <w:t xml:space="preserve"> </w:t>
      </w:r>
      <w:r w:rsidR="0072180C" w:rsidRPr="00C11C04">
        <w:rPr>
          <w:rFonts w:ascii="TH Sarabun New" w:hAnsi="TH Sarabun New"/>
          <w:sz w:val="32"/>
          <w:cs/>
        </w:rPr>
        <w:t xml:space="preserve">โมดูล </w:t>
      </w:r>
      <w:r w:rsidR="0072180C" w:rsidRPr="00C11C04">
        <w:rPr>
          <w:rFonts w:ascii="TH Sarabun New" w:hAnsi="TH Sarabun New"/>
          <w:sz w:val="32"/>
        </w:rPr>
        <w:t>lendings.py</w:t>
      </w:r>
    </w:p>
    <w:p w14:paraId="34A515F6" w14:textId="766D4FCC" w:rsidR="00285E76" w:rsidRPr="00E4264D" w:rsidRDefault="00285E76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E4264D">
        <w:rPr>
          <w:rFonts w:ascii="TH Sarabun New" w:hAnsi="TH Sarabun New" w:hint="cs"/>
          <w:sz w:val="32"/>
          <w:cs/>
        </w:rPr>
        <w:t>4.2.</w:t>
      </w:r>
      <w:r>
        <w:rPr>
          <w:rFonts w:ascii="TH Sarabun New" w:hAnsi="TH Sarabun New" w:hint="cs"/>
          <w:sz w:val="32"/>
          <w:cs/>
        </w:rPr>
        <w:t>3</w:t>
      </w:r>
      <w:r w:rsidRPr="00E4264D">
        <w:rPr>
          <w:rFonts w:ascii="TH Sarabun New" w:hAnsi="TH Sarabun New" w:hint="cs"/>
          <w:sz w:val="32"/>
          <w:cs/>
        </w:rPr>
        <w:t>.</w:t>
      </w:r>
      <w:r>
        <w:rPr>
          <w:rFonts w:ascii="TH Sarabun New" w:hAnsi="TH Sarabun New" w:hint="cs"/>
          <w:sz w:val="32"/>
          <w:cs/>
        </w:rPr>
        <w:t>1</w:t>
      </w:r>
      <w:r w:rsidRPr="00E4264D">
        <w:rPr>
          <w:rFonts w:ascii="TH Sarabun New" w:hAnsi="TH Sarabun New" w:hint="cs"/>
          <w:sz w:val="32"/>
          <w:cs/>
        </w:rPr>
        <w:t xml:space="preserve"> </w:t>
      </w:r>
      <w:r w:rsidRPr="00E4264D">
        <w:rPr>
          <w:rFonts w:ascii="TH Sarabun New" w:hAnsi="TH Sarabun New"/>
          <w:sz w:val="32"/>
          <w:cs/>
        </w:rPr>
        <w:t>ฟังก์ชัน</w:t>
      </w:r>
      <w:r w:rsidRPr="00E4264D">
        <w:rPr>
          <w:rFonts w:ascii="TH Sarabun New" w:hAnsi="TH Sarabun New"/>
          <w:sz w:val="32"/>
        </w:rPr>
        <w:t xml:space="preserve"> </w:t>
      </w:r>
      <w:r w:rsidR="0064578B" w:rsidRPr="0064578B">
        <w:rPr>
          <w:rFonts w:ascii="TH Sarabun New" w:hAnsi="TH Sarabun New"/>
          <w:sz w:val="32"/>
        </w:rPr>
        <w:t>borrow_book()</w:t>
      </w:r>
    </w:p>
    <w:p w14:paraId="3C484028" w14:textId="78B2D7FA" w:rsidR="00285E76" w:rsidRPr="00E4264D" w:rsidRDefault="00285E76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วัตถุประสงค์:</w:t>
      </w:r>
      <w:r w:rsidRPr="00E4264D">
        <w:rPr>
          <w:rFonts w:ascii="TH Sarabun New" w:hAnsi="TH Sarabun New"/>
          <w:sz w:val="32"/>
        </w:rPr>
        <w:t xml:space="preserve"> </w:t>
      </w:r>
      <w:r w:rsidR="00B4055D" w:rsidRPr="00B4055D">
        <w:rPr>
          <w:rFonts w:ascii="TH Sarabun New" w:hAnsi="TH Sarabun New"/>
          <w:sz w:val="32"/>
          <w:cs/>
        </w:rPr>
        <w:t>บันทึกการยืมหนังสือ</w:t>
      </w:r>
    </w:p>
    <w:p w14:paraId="3AD20471" w14:textId="1B7299D9" w:rsidR="00285E76" w:rsidRPr="00E4264D" w:rsidRDefault="00285E76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ขั้นตอนการทำงาน:</w:t>
      </w:r>
    </w:p>
    <w:p w14:paraId="157ECB8D" w14:textId="46EEDEC6" w:rsidR="00285E76" w:rsidRPr="001710B1" w:rsidRDefault="00B4055D" w:rsidP="00187659">
      <w:pPr>
        <w:pStyle w:val="ListParagraph"/>
        <w:numPr>
          <w:ilvl w:val="0"/>
          <w:numId w:val="10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B4055D">
        <w:rPr>
          <w:rFonts w:ascii="TH Sarabun New" w:hAnsi="TH Sarabun New"/>
          <w:sz w:val="32"/>
          <w:cs/>
        </w:rPr>
        <w:t xml:space="preserve">ตรวจสอบหนังสือ: อ่านไฟล์ </w:t>
      </w:r>
      <w:r w:rsidRPr="00B4055D">
        <w:rPr>
          <w:rFonts w:ascii="TH Sarabun New" w:hAnsi="TH Sarabun New"/>
          <w:sz w:val="32"/>
        </w:rPr>
        <w:t xml:space="preserve">books.dat </w:t>
      </w:r>
      <w:r w:rsidRPr="00B4055D">
        <w:rPr>
          <w:rFonts w:ascii="TH Sarabun New" w:hAnsi="TH Sarabun New"/>
          <w:sz w:val="32"/>
          <w:cs/>
        </w:rPr>
        <w:t xml:space="preserve">หา </w:t>
      </w:r>
      <w:r w:rsidRPr="00B4055D">
        <w:rPr>
          <w:rFonts w:ascii="TH Sarabun New" w:hAnsi="TH Sarabun New"/>
          <w:sz w:val="32"/>
        </w:rPr>
        <w:t xml:space="preserve">book_id </w:t>
      </w:r>
      <w:r w:rsidRPr="00B4055D">
        <w:rPr>
          <w:rFonts w:ascii="TH Sarabun New" w:hAnsi="TH Sarabun New"/>
          <w:sz w:val="32"/>
          <w:cs/>
        </w:rPr>
        <w:t>ที่ต้องการยืม</w:t>
      </w:r>
      <w:r w:rsidR="00285E76" w:rsidRPr="001710B1">
        <w:rPr>
          <w:rFonts w:ascii="TH Sarabun New" w:hAnsi="TH Sarabun New"/>
          <w:sz w:val="32"/>
        </w:rPr>
        <w:t xml:space="preserve"> </w:t>
      </w:r>
    </w:p>
    <w:p w14:paraId="4740313A" w14:textId="73074A59" w:rsidR="00B4055D" w:rsidRDefault="00B4055D" w:rsidP="00187659">
      <w:pPr>
        <w:pStyle w:val="ListParagraph"/>
        <w:numPr>
          <w:ilvl w:val="0"/>
          <w:numId w:val="10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B4055D">
        <w:rPr>
          <w:rFonts w:ascii="TH Sarabun New" w:hAnsi="TH Sarabun New"/>
          <w:sz w:val="32"/>
          <w:cs/>
        </w:rPr>
        <w:t xml:space="preserve">ตรวจสอบสมาชิก: อ่านไฟล์ </w:t>
      </w:r>
      <w:r w:rsidRPr="00B4055D">
        <w:rPr>
          <w:rFonts w:ascii="TH Sarabun New" w:hAnsi="TH Sarabun New"/>
          <w:sz w:val="32"/>
        </w:rPr>
        <w:t xml:space="preserve">members.dat </w:t>
      </w:r>
      <w:r w:rsidRPr="00B4055D">
        <w:rPr>
          <w:rFonts w:ascii="TH Sarabun New" w:hAnsi="TH Sarabun New"/>
          <w:sz w:val="32"/>
          <w:cs/>
        </w:rPr>
        <w:t xml:space="preserve">หา </w:t>
      </w:r>
      <w:r w:rsidRPr="00B4055D">
        <w:rPr>
          <w:rFonts w:ascii="TH Sarabun New" w:hAnsi="TH Sarabun New"/>
          <w:sz w:val="32"/>
        </w:rPr>
        <w:t>member_id</w:t>
      </w:r>
    </w:p>
    <w:p w14:paraId="6FA041E2" w14:textId="099C0431" w:rsidR="00090847" w:rsidRDefault="00090847" w:rsidP="00187659">
      <w:pPr>
        <w:pStyle w:val="ListParagraph"/>
        <w:numPr>
          <w:ilvl w:val="0"/>
          <w:numId w:val="10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090847">
        <w:rPr>
          <w:rFonts w:ascii="TH Sarabun New" w:hAnsi="TH Sarabun New"/>
          <w:sz w:val="32"/>
          <w:cs/>
        </w:rPr>
        <w:t xml:space="preserve">ตรวจสอบสต็อก: ถ้า </w:t>
      </w:r>
      <w:r w:rsidRPr="00090847">
        <w:rPr>
          <w:rFonts w:ascii="TH Sarabun New" w:hAnsi="TH Sarabun New"/>
          <w:sz w:val="32"/>
        </w:rPr>
        <w:t xml:space="preserve">quantity &lt;= </w:t>
      </w:r>
      <w:r w:rsidRPr="00090847">
        <w:rPr>
          <w:rFonts w:ascii="TH Sarabun New" w:hAnsi="TH Sarabun New"/>
          <w:sz w:val="32"/>
          <w:cs/>
        </w:rPr>
        <w:t>0 แสดงข้อความ "หนังสือหมดสต็อก"</w:t>
      </w:r>
    </w:p>
    <w:p w14:paraId="40FDA8A6" w14:textId="2390550D" w:rsidR="00C279BC" w:rsidRDefault="00C279BC" w:rsidP="00187659">
      <w:pPr>
        <w:pStyle w:val="ListParagraph"/>
        <w:numPr>
          <w:ilvl w:val="0"/>
          <w:numId w:val="10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C279BC">
        <w:rPr>
          <w:rFonts w:ascii="TH Sarabun New" w:hAnsi="TH Sarabun New"/>
          <w:sz w:val="32"/>
          <w:cs/>
        </w:rPr>
        <w:t>บันทึกการยืม</w:t>
      </w:r>
      <w:r>
        <w:rPr>
          <w:rFonts w:ascii="TH Sarabun New" w:hAnsi="TH Sarabun New" w:hint="cs"/>
          <w:sz w:val="32"/>
          <w:cs/>
        </w:rPr>
        <w:t xml:space="preserve"> </w:t>
      </w:r>
      <w:r w:rsidRPr="00C279BC">
        <w:rPr>
          <w:rFonts w:ascii="TH Sarabun New" w:hAnsi="TH Sarabun New"/>
          <w:sz w:val="32"/>
          <w:cs/>
        </w:rPr>
        <w:t xml:space="preserve">สร้าง </w:t>
      </w:r>
      <w:r w:rsidRPr="00C279BC">
        <w:rPr>
          <w:rFonts w:ascii="TH Sarabun New" w:hAnsi="TH Sarabun New"/>
          <w:sz w:val="32"/>
        </w:rPr>
        <w:t xml:space="preserve">lending_id </w:t>
      </w:r>
      <w:r w:rsidRPr="00C279BC">
        <w:rPr>
          <w:rFonts w:ascii="TH Sarabun New" w:hAnsi="TH Sarabun New"/>
          <w:sz w:val="32"/>
          <w:cs/>
        </w:rPr>
        <w:t>ใหม่</w:t>
      </w:r>
      <w:r>
        <w:rPr>
          <w:rFonts w:ascii="TH Sarabun New" w:hAnsi="TH Sarabun New" w:hint="cs"/>
          <w:sz w:val="32"/>
          <w:cs/>
        </w:rPr>
        <w:t xml:space="preserve"> </w:t>
      </w:r>
      <w:r w:rsidRPr="00C279BC">
        <w:rPr>
          <w:rFonts w:ascii="TH Sarabun New" w:hAnsi="TH Sarabun New"/>
          <w:sz w:val="32"/>
          <w:cs/>
        </w:rPr>
        <w:t>ใช้</w:t>
      </w:r>
      <w:r w:rsidRPr="00C279BC">
        <w:rPr>
          <w:rFonts w:ascii="TH Sarabun New" w:hAnsi="TH Sarabun New"/>
          <w:sz w:val="32"/>
        </w:rPr>
        <w:t xml:space="preserve"> time.time() </w:t>
      </w:r>
      <w:r w:rsidRPr="00C279BC">
        <w:rPr>
          <w:rFonts w:ascii="TH Sarabun New" w:hAnsi="TH Sarabun New"/>
          <w:sz w:val="32"/>
          <w:cs/>
        </w:rPr>
        <w:t xml:space="preserve">บันทึกเวลาปัจจุบันเป็น </w:t>
      </w:r>
      <w:r w:rsidRPr="00C279BC">
        <w:rPr>
          <w:rFonts w:ascii="TH Sarabun New" w:hAnsi="TH Sarabun New"/>
          <w:sz w:val="32"/>
        </w:rPr>
        <w:t>timestamp</w:t>
      </w:r>
      <w:r>
        <w:rPr>
          <w:rFonts w:ascii="TH Sarabun New" w:hAnsi="TH Sarabun New"/>
          <w:sz w:val="32"/>
        </w:rPr>
        <w:t xml:space="preserve"> </w:t>
      </w:r>
      <w:ins w:id="88" w:author="Microsoft Word" w:date="2025-10-03T06:33:00Z" w16du:dateUtc="2025-10-02T23:33:00Z">
        <w:r w:rsidR="004E1E2C" w:rsidRPr="004E1E2C">
          <w:rPr>
            <w:rFonts w:ascii="TH Sarabun New" w:hAnsi="TH Sarabun New"/>
            <w:sz w:val="32"/>
            <w:cs/>
          </w:rPr>
          <w:t>บันทึกลงไฟล์</w:t>
        </w:r>
        <w:r w:rsidR="004E1E2C" w:rsidRPr="004E1E2C">
          <w:rPr>
            <w:rFonts w:ascii="TH Sarabun New" w:hAnsi="TH Sarabun New"/>
            <w:sz w:val="32"/>
          </w:rPr>
          <w:t xml:space="preserve"> lendings.dat</w:t>
        </w:r>
      </w:ins>
    </w:p>
    <w:p w14:paraId="28C096D8" w14:textId="4A79D63F" w:rsidR="004E1E2C" w:rsidRDefault="004E1E2C" w:rsidP="00187659">
      <w:pPr>
        <w:pStyle w:val="ListParagraph"/>
        <w:numPr>
          <w:ilvl w:val="0"/>
          <w:numId w:val="10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4E1E2C">
        <w:rPr>
          <w:rFonts w:ascii="TH Sarabun New" w:hAnsi="TH Sarabun New"/>
          <w:sz w:val="32"/>
          <w:cs/>
        </w:rPr>
        <w:t>ลดสต็อก:</w:t>
      </w:r>
      <w:r w:rsidRPr="004E1E2C">
        <w:rPr>
          <w:rFonts w:ascii="TH Sarabun New" w:hAnsi="TH Sarabun New"/>
          <w:sz w:val="32"/>
        </w:rPr>
        <w:t xml:space="preserve"> </w:t>
      </w:r>
      <w:r w:rsidRPr="004E1E2C">
        <w:rPr>
          <w:rFonts w:ascii="TH Sarabun New" w:hAnsi="TH Sarabun New"/>
          <w:sz w:val="32"/>
          <w:cs/>
        </w:rPr>
        <w:t>อัปเดตจำนวนหนังสือใน</w:t>
      </w:r>
      <w:r w:rsidRPr="004E1E2C">
        <w:rPr>
          <w:rFonts w:ascii="TH Sarabun New" w:hAnsi="TH Sarabun New"/>
          <w:sz w:val="32"/>
        </w:rPr>
        <w:t xml:space="preserve"> books.dat </w:t>
      </w:r>
      <w:r w:rsidRPr="004E1E2C">
        <w:rPr>
          <w:rFonts w:ascii="TH Sarabun New" w:hAnsi="TH Sarabun New"/>
          <w:sz w:val="32"/>
          <w:cs/>
        </w:rPr>
        <w:t xml:space="preserve">ลดลง </w:t>
      </w:r>
      <w:r w:rsidRPr="004E1E2C">
        <w:rPr>
          <w:rFonts w:ascii="TH Sarabun New" w:hAnsi="TH Sarabun New"/>
          <w:sz w:val="32"/>
        </w:rPr>
        <w:t>1</w:t>
      </w:r>
    </w:p>
    <w:p w14:paraId="5EF6C896" w14:textId="517D853A" w:rsidR="008353C7" w:rsidRDefault="008353C7" w:rsidP="009423D3">
      <w:pPr>
        <w:spacing w:line="240" w:lineRule="auto"/>
        <w:ind w:left="2160"/>
        <w:rPr>
          <w:rFonts w:ascii="TH Sarabun New" w:hAnsi="TH Sarabun New"/>
          <w:sz w:val="32"/>
        </w:rPr>
      </w:pPr>
    </w:p>
    <w:p w14:paraId="72AB31DF" w14:textId="0D4B3097" w:rsidR="00F96380" w:rsidRDefault="003D7E57" w:rsidP="009423D3">
      <w:pPr>
        <w:spacing w:line="240" w:lineRule="auto"/>
        <w:rPr>
          <w:rFonts w:ascii="TH Sarabun New" w:hAnsi="TH Sarabun New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31A2C45" wp14:editId="23842593">
                <wp:simplePos x="0" y="0"/>
                <wp:positionH relativeFrom="column">
                  <wp:posOffset>303530</wp:posOffset>
                </wp:positionH>
                <wp:positionV relativeFrom="paragraph">
                  <wp:posOffset>6398260</wp:posOffset>
                </wp:positionV>
                <wp:extent cx="5064125" cy="635"/>
                <wp:effectExtent l="0" t="0" r="0" b="0"/>
                <wp:wrapTopAndBottom/>
                <wp:docPr id="113149322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4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5AADB5" w14:textId="329DF08E" w:rsidR="003D7E57" w:rsidRPr="003D7E57" w:rsidRDefault="003D7E57" w:rsidP="003D7E57">
                            <w:pPr>
                              <w:pStyle w:val="a"/>
                              <w:rPr>
                                <w:b/>
                                <w:bCs w:val="0"/>
                                <w:noProof/>
                              </w:rPr>
                            </w:pPr>
                            <w:bookmarkStart w:id="89" w:name="_Toc210495226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8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B21B30">
                              <w:rPr>
                                <w:b/>
                                <w:bCs w:val="0"/>
                                <w:noProof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E4264D">
                              <w:t xml:space="preserve"> </w:t>
                            </w:r>
                            <w:r w:rsidR="00B21B30" w:rsidRPr="0064578B">
                              <w:t>borrow_book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1A2C45" id="_x0000_s1040" type="#_x0000_t202" style="position:absolute;margin-left:23.9pt;margin-top:503.8pt;width:398.75pt;height:.0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" stroked="f">
                <v:textbox style="mso-fit-shape-to-text:t" inset="0,0,0,0">
                  <w:txbxContent>
                    <w:p w14:paraId="235AADB5" w14:textId="329DF08E" w:rsidR="003D7E57" w:rsidRPr="003D7E57" w:rsidRDefault="003D7E57" w:rsidP="003D7E57">
                      <w:pPr>
                        <w:pStyle w:val="a"/>
                        <w:rPr>
                          <w:b/>
                          <w:bCs w:val="0"/>
                          <w:noProof/>
                        </w:rPr>
                      </w:pPr>
                      <w:bookmarkStart w:id="90" w:name="_Toc210495226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noProof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8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B21B30">
                        <w:rPr>
                          <w:b/>
                          <w:bCs w:val="0"/>
                          <w:noProof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E4264D">
                        <w:t xml:space="preserve"> </w:t>
                      </w:r>
                      <w:r w:rsidR="00B21B30" w:rsidRPr="0064578B">
                        <w:t>borrow_book</w:t>
                      </w:r>
                      <w:bookmarkEnd w:id="9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5A62">
        <w:rPr>
          <w:noProof/>
        </w:rPr>
        <w:drawing>
          <wp:anchor distT="0" distB="0" distL="114300" distR="114300" simplePos="0" relativeHeight="251657728" behindDoc="0" locked="0" layoutInCell="1" allowOverlap="1" wp14:anchorId="3FC891A0" wp14:editId="50597C9A">
            <wp:simplePos x="0" y="0"/>
            <wp:positionH relativeFrom="margin">
              <wp:align>center</wp:align>
            </wp:positionH>
            <wp:positionV relativeFrom="paragraph">
              <wp:posOffset>451143</wp:posOffset>
            </wp:positionV>
            <wp:extent cx="5064125" cy="5890260"/>
            <wp:effectExtent l="76200" t="76200" r="136525" b="129540"/>
            <wp:wrapTopAndBottom/>
            <wp:docPr id="127699899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9899" name="รูปภาพ 127699899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3" t="6593" r="4272" b="5058"/>
                    <a:stretch/>
                  </pic:blipFill>
                  <pic:spPr bwMode="auto">
                    <a:xfrm>
                      <a:off x="0" y="0"/>
                      <a:ext cx="5064125" cy="5890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337D76" w14:textId="12D97B37" w:rsidR="00F96380" w:rsidRPr="00E4264D" w:rsidRDefault="00F96380" w:rsidP="009423D3">
      <w:pPr>
        <w:spacing w:line="240" w:lineRule="auto"/>
        <w:ind w:left="981" w:firstLine="720"/>
        <w:rPr>
          <w:rFonts w:ascii="TH Sarabun New" w:hAnsi="TH Sarabun New"/>
          <w:sz w:val="32"/>
        </w:rPr>
      </w:pPr>
      <w:r w:rsidRPr="00E4264D">
        <w:rPr>
          <w:rFonts w:ascii="TH Sarabun New" w:hAnsi="TH Sarabun New" w:hint="cs"/>
          <w:sz w:val="32"/>
          <w:cs/>
        </w:rPr>
        <w:t>4.2.</w:t>
      </w:r>
      <w:r>
        <w:rPr>
          <w:rFonts w:ascii="TH Sarabun New" w:hAnsi="TH Sarabun New" w:hint="cs"/>
          <w:sz w:val="32"/>
          <w:cs/>
        </w:rPr>
        <w:t>3</w:t>
      </w:r>
      <w:r w:rsidRPr="00E4264D">
        <w:rPr>
          <w:rFonts w:ascii="TH Sarabun New" w:hAnsi="TH Sarabun New" w:hint="cs"/>
          <w:sz w:val="32"/>
          <w:cs/>
        </w:rPr>
        <w:t>.</w:t>
      </w:r>
      <w:r>
        <w:rPr>
          <w:rFonts w:ascii="TH Sarabun New" w:hAnsi="TH Sarabun New" w:hint="cs"/>
          <w:sz w:val="32"/>
          <w:cs/>
        </w:rPr>
        <w:t>2</w:t>
      </w:r>
      <w:r w:rsidRPr="00E4264D">
        <w:rPr>
          <w:rFonts w:ascii="TH Sarabun New" w:hAnsi="TH Sarabun New" w:hint="cs"/>
          <w:sz w:val="32"/>
          <w:cs/>
        </w:rPr>
        <w:t xml:space="preserve"> </w:t>
      </w:r>
      <w:r w:rsidRPr="00E4264D">
        <w:rPr>
          <w:rFonts w:ascii="TH Sarabun New" w:hAnsi="TH Sarabun New"/>
          <w:sz w:val="32"/>
          <w:cs/>
        </w:rPr>
        <w:t>ฟังก์ชัน</w:t>
      </w:r>
      <w:r w:rsidRPr="00E4264D">
        <w:rPr>
          <w:rFonts w:ascii="TH Sarabun New" w:hAnsi="TH Sarabun New"/>
          <w:sz w:val="32"/>
        </w:rPr>
        <w:t xml:space="preserve"> </w:t>
      </w:r>
      <w:r w:rsidRPr="00F96380">
        <w:rPr>
          <w:rFonts w:ascii="TH Sarabun New" w:hAnsi="TH Sarabun New"/>
          <w:sz w:val="32"/>
        </w:rPr>
        <w:t>return_book()</w:t>
      </w:r>
    </w:p>
    <w:p w14:paraId="4761209C" w14:textId="091D7F4B" w:rsidR="00F96380" w:rsidRPr="00E4264D" w:rsidRDefault="00F96380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วัตถุประสงค์:</w:t>
      </w:r>
      <w:r w:rsidRPr="00E4264D">
        <w:rPr>
          <w:rFonts w:ascii="TH Sarabun New" w:hAnsi="TH Sarabun New"/>
          <w:sz w:val="32"/>
        </w:rPr>
        <w:t xml:space="preserve"> </w:t>
      </w:r>
      <w:r w:rsidR="00030E44" w:rsidRPr="00030E44">
        <w:rPr>
          <w:rFonts w:ascii="TH Sarabun New" w:hAnsi="TH Sarabun New"/>
          <w:sz w:val="32"/>
          <w:cs/>
        </w:rPr>
        <w:t>บันทึกการคืนหนังสือและคำนวณค่าปรับ</w:t>
      </w:r>
    </w:p>
    <w:p w14:paraId="742CED8A" w14:textId="5E9DF71E" w:rsidR="00F96380" w:rsidRPr="00E4264D" w:rsidRDefault="00F96380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ขั้นตอนการทำงาน:</w:t>
      </w:r>
    </w:p>
    <w:p w14:paraId="144E2CFB" w14:textId="77777777" w:rsidR="00030E44" w:rsidRDefault="00030E44" w:rsidP="00187659">
      <w:pPr>
        <w:pStyle w:val="ListParagraph"/>
        <w:numPr>
          <w:ilvl w:val="0"/>
          <w:numId w:val="11"/>
        </w:numPr>
        <w:spacing w:line="240" w:lineRule="auto"/>
        <w:ind w:left="1843"/>
        <w:rPr>
          <w:rFonts w:ascii="TH Sarabun New" w:hAnsi="TH Sarabun New"/>
          <w:sz w:val="32"/>
        </w:rPr>
      </w:pPr>
      <w:r w:rsidRPr="00030E44">
        <w:rPr>
          <w:rFonts w:ascii="TH Sarabun New" w:hAnsi="TH Sarabun New"/>
          <w:sz w:val="32"/>
          <w:cs/>
        </w:rPr>
        <w:t xml:space="preserve">รับ </w:t>
      </w:r>
      <w:r w:rsidRPr="00030E44">
        <w:rPr>
          <w:rFonts w:ascii="TH Sarabun New" w:hAnsi="TH Sarabun New"/>
          <w:sz w:val="32"/>
        </w:rPr>
        <w:t>Lending ID</w:t>
      </w:r>
    </w:p>
    <w:p w14:paraId="7957D94A" w14:textId="77777777" w:rsidR="00030E44" w:rsidRDefault="00030E44" w:rsidP="00187659">
      <w:pPr>
        <w:pStyle w:val="ListParagraph"/>
        <w:numPr>
          <w:ilvl w:val="0"/>
          <w:numId w:val="11"/>
        </w:numPr>
        <w:spacing w:line="240" w:lineRule="auto"/>
        <w:ind w:left="1843"/>
        <w:rPr>
          <w:rFonts w:ascii="TH Sarabun New" w:hAnsi="TH Sarabun New"/>
          <w:sz w:val="32"/>
        </w:rPr>
      </w:pPr>
      <w:r w:rsidRPr="00030E44">
        <w:rPr>
          <w:rFonts w:ascii="TH Sarabun New" w:hAnsi="TH Sarabun New"/>
          <w:sz w:val="32"/>
          <w:cs/>
        </w:rPr>
        <w:t xml:space="preserve">ค้นหา </w:t>
      </w:r>
      <w:r w:rsidRPr="00030E44">
        <w:rPr>
          <w:rFonts w:ascii="TH Sarabun New" w:hAnsi="TH Sarabun New"/>
          <w:sz w:val="32"/>
        </w:rPr>
        <w:t xml:space="preserve">record </w:t>
      </w:r>
      <w:r w:rsidRPr="00030E44">
        <w:rPr>
          <w:rFonts w:ascii="TH Sarabun New" w:hAnsi="TH Sarabun New"/>
          <w:sz w:val="32"/>
          <w:cs/>
        </w:rPr>
        <w:t>ที่มีสถานะ</w:t>
      </w:r>
      <w:r w:rsidRPr="00030E44">
        <w:rPr>
          <w:rFonts w:ascii="TH Sarabun New" w:hAnsi="TH Sarabun New"/>
          <w:sz w:val="32"/>
        </w:rPr>
        <w:t xml:space="preserve"> STATUS_BORROWED</w:t>
      </w:r>
    </w:p>
    <w:p w14:paraId="1B6C6DE0" w14:textId="1EAA138D" w:rsidR="00B3589F" w:rsidRDefault="00B3589F" w:rsidP="00187659">
      <w:pPr>
        <w:pStyle w:val="ListParagraph"/>
        <w:numPr>
          <w:ilvl w:val="0"/>
          <w:numId w:val="11"/>
        </w:numPr>
        <w:spacing w:line="240" w:lineRule="auto"/>
        <w:ind w:left="1843"/>
        <w:rPr>
          <w:rFonts w:ascii="TH Sarabun New" w:hAnsi="TH Sarabun New"/>
          <w:sz w:val="32"/>
        </w:rPr>
      </w:pPr>
      <w:r w:rsidRPr="00B3589F">
        <w:rPr>
          <w:rFonts w:ascii="TH Sarabun New" w:hAnsi="TH Sarabun New"/>
          <w:sz w:val="32"/>
          <w:cs/>
        </w:rPr>
        <w:lastRenderedPageBreak/>
        <w:t>คำนวณค่าปรับ</w:t>
      </w:r>
      <w:r>
        <w:rPr>
          <w:rFonts w:ascii="TH Sarabun New" w:hAnsi="TH Sarabun New"/>
          <w:sz w:val="32"/>
        </w:rPr>
        <w:t xml:space="preserve"> </w:t>
      </w:r>
      <w:r w:rsidRPr="00B3589F">
        <w:rPr>
          <w:rFonts w:ascii="TH Sarabun New" w:hAnsi="TH Sarabun New"/>
          <w:sz w:val="32"/>
          <w:cs/>
        </w:rPr>
        <w:t>หาจำนวนวันที่ยืม:</w:t>
      </w:r>
      <w:r w:rsidRPr="00B3589F">
        <w:rPr>
          <w:rFonts w:ascii="TH Sarabun New" w:hAnsi="TH Sarabun New"/>
          <w:sz w:val="32"/>
        </w:rPr>
        <w:t xml:space="preserve"> (return_time - borrow_date) / 86400</w:t>
      </w:r>
      <w:r>
        <w:rPr>
          <w:rFonts w:ascii="TH Sarabun New" w:hAnsi="TH Sarabun New"/>
          <w:sz w:val="32"/>
        </w:rPr>
        <w:t xml:space="preserve"> </w:t>
      </w:r>
      <w:r w:rsidRPr="00B3589F">
        <w:rPr>
          <w:rFonts w:ascii="TH Sarabun New" w:hAnsi="TH Sarabun New"/>
          <w:sz w:val="32"/>
          <w:cs/>
        </w:rPr>
        <w:t xml:space="preserve">ถ้ายืมเกิน </w:t>
      </w:r>
      <w:r w:rsidRPr="00B3589F">
        <w:rPr>
          <w:rFonts w:ascii="TH Sarabun New" w:hAnsi="TH Sarabun New"/>
          <w:sz w:val="32"/>
        </w:rPr>
        <w:t xml:space="preserve">7 </w:t>
      </w:r>
      <w:r w:rsidRPr="00B3589F">
        <w:rPr>
          <w:rFonts w:ascii="TH Sarabun New" w:hAnsi="TH Sarabun New"/>
          <w:sz w:val="32"/>
          <w:cs/>
        </w:rPr>
        <w:t xml:space="preserve">วัน: ปรับวันละ </w:t>
      </w:r>
      <w:r w:rsidRPr="00B3589F">
        <w:rPr>
          <w:rFonts w:ascii="TH Sarabun New" w:hAnsi="TH Sarabun New"/>
          <w:sz w:val="32"/>
        </w:rPr>
        <w:t xml:space="preserve">5 </w:t>
      </w:r>
      <w:r w:rsidRPr="00B3589F">
        <w:rPr>
          <w:rFonts w:ascii="TH Sarabun New" w:hAnsi="TH Sarabun New"/>
          <w:sz w:val="32"/>
          <w:cs/>
        </w:rPr>
        <w:t>บาท</w:t>
      </w:r>
    </w:p>
    <w:p w14:paraId="3F4DE2A9" w14:textId="2BEC0BDD" w:rsidR="00B3589F" w:rsidRDefault="00B3589F" w:rsidP="00187659">
      <w:pPr>
        <w:pStyle w:val="ListParagraph"/>
        <w:numPr>
          <w:ilvl w:val="0"/>
          <w:numId w:val="11"/>
        </w:numPr>
        <w:spacing w:line="240" w:lineRule="auto"/>
        <w:ind w:left="1843"/>
        <w:rPr>
          <w:rFonts w:ascii="TH Sarabun New" w:hAnsi="TH Sarabun New"/>
          <w:sz w:val="32"/>
        </w:rPr>
      </w:pPr>
      <w:r w:rsidRPr="00B3589F">
        <w:rPr>
          <w:rFonts w:ascii="TH Sarabun New" w:hAnsi="TH Sarabun New"/>
          <w:sz w:val="32"/>
          <w:cs/>
        </w:rPr>
        <w:t>อัปเดตสถานะ:</w:t>
      </w:r>
      <w:r w:rsidRPr="00B3589F">
        <w:rPr>
          <w:rFonts w:ascii="TH Sarabun New" w:hAnsi="TH Sarabun New"/>
          <w:sz w:val="32"/>
        </w:rPr>
        <w:t xml:space="preserve"> </w:t>
      </w:r>
      <w:r w:rsidRPr="00B3589F">
        <w:rPr>
          <w:rFonts w:ascii="TH Sarabun New" w:hAnsi="TH Sarabun New"/>
          <w:sz w:val="32"/>
          <w:cs/>
        </w:rPr>
        <w:t>เปลี่ยนเป็น</w:t>
      </w:r>
      <w:r w:rsidRPr="00B3589F">
        <w:rPr>
          <w:rFonts w:ascii="TH Sarabun New" w:hAnsi="TH Sarabun New"/>
          <w:sz w:val="32"/>
        </w:rPr>
        <w:t xml:space="preserve"> STATUS_RETURNED </w:t>
      </w:r>
      <w:r w:rsidRPr="00B3589F">
        <w:rPr>
          <w:rFonts w:ascii="TH Sarabun New" w:hAnsi="TH Sarabun New"/>
          <w:sz w:val="32"/>
          <w:cs/>
        </w:rPr>
        <w:t xml:space="preserve">และบันทึก </w:t>
      </w:r>
      <w:r w:rsidRPr="00B3589F">
        <w:rPr>
          <w:rFonts w:ascii="TH Sarabun New" w:hAnsi="TH Sarabun New"/>
          <w:sz w:val="32"/>
        </w:rPr>
        <w:t>return_time</w:t>
      </w:r>
    </w:p>
    <w:p w14:paraId="252BC96B" w14:textId="147DD64A" w:rsidR="00665A62" w:rsidRPr="00665A62" w:rsidRDefault="004155A6" w:rsidP="00187659">
      <w:pPr>
        <w:pStyle w:val="ListParagraph"/>
        <w:numPr>
          <w:ilvl w:val="0"/>
          <w:numId w:val="11"/>
        </w:numPr>
        <w:spacing w:line="240" w:lineRule="auto"/>
        <w:ind w:left="1843"/>
        <w:rPr>
          <w:rFonts w:ascii="TH Sarabun New" w:hAnsi="TH Sarabun New"/>
          <w:sz w:val="32"/>
        </w:rPr>
      </w:pPr>
      <w:r w:rsidRPr="004155A6">
        <w:rPr>
          <w:rFonts w:ascii="TH Sarabun New" w:hAnsi="TH Sarabun New"/>
          <w:sz w:val="32"/>
          <w:cs/>
        </w:rPr>
        <w:t>เพิ่มสต็อก:</w:t>
      </w:r>
      <w:r w:rsidRPr="004155A6">
        <w:rPr>
          <w:rFonts w:ascii="TH Sarabun New" w:hAnsi="TH Sarabun New"/>
          <w:sz w:val="32"/>
        </w:rPr>
        <w:t xml:space="preserve"> </w:t>
      </w:r>
      <w:r w:rsidRPr="004155A6">
        <w:rPr>
          <w:rFonts w:ascii="TH Sarabun New" w:hAnsi="TH Sarabun New"/>
          <w:sz w:val="32"/>
          <w:cs/>
        </w:rPr>
        <w:t>อัปเดตจำนวนหนังสือใน</w:t>
      </w:r>
      <w:r w:rsidRPr="004155A6">
        <w:rPr>
          <w:rFonts w:ascii="TH Sarabun New" w:hAnsi="TH Sarabun New"/>
          <w:sz w:val="32"/>
        </w:rPr>
        <w:t xml:space="preserve"> books.dat </w:t>
      </w:r>
      <w:r w:rsidRPr="004155A6">
        <w:rPr>
          <w:rFonts w:ascii="TH Sarabun New" w:hAnsi="TH Sarabun New"/>
          <w:sz w:val="32"/>
          <w:cs/>
        </w:rPr>
        <w:t xml:space="preserve">เพิ่ม </w:t>
      </w:r>
      <w:r w:rsidRPr="004155A6">
        <w:rPr>
          <w:rFonts w:ascii="TH Sarabun New" w:hAnsi="TH Sarabun New"/>
          <w:sz w:val="32"/>
        </w:rPr>
        <w:t>1</w:t>
      </w:r>
      <w:r w:rsidR="0001136F"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A929C97" wp14:editId="3DF5CB70">
                <wp:simplePos x="0" y="0"/>
                <wp:positionH relativeFrom="column">
                  <wp:posOffset>415925</wp:posOffset>
                </wp:positionH>
                <wp:positionV relativeFrom="paragraph">
                  <wp:posOffset>4838065</wp:posOffset>
                </wp:positionV>
                <wp:extent cx="4975860" cy="635"/>
                <wp:effectExtent l="0" t="0" r="0" b="0"/>
                <wp:wrapTopAndBottom/>
                <wp:docPr id="21235312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A057EB" w14:textId="1BFB170E" w:rsidR="0001136F" w:rsidRPr="005D619F" w:rsidRDefault="0001136F" w:rsidP="0001136F">
                            <w:pPr>
                              <w:pStyle w:val="a"/>
                            </w:pPr>
                            <w:bookmarkStart w:id="91" w:name="_Toc210495227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9</w:t>
                            </w:r>
                            <w:r w:rsidR="00883471">
                              <w:rPr>
                                <w:b/>
                                <w:bCs w:val="0"/>
                              </w:rPr>
                              <w:fldChar w:fldCharType="end"/>
                            </w:r>
                            <w:r w:rsidR="00B21B30">
                              <w:rPr>
                                <w:b/>
                                <w:bCs w:val="0"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E4264D">
                              <w:t xml:space="preserve"> </w:t>
                            </w:r>
                            <w:r w:rsidR="00B21B30" w:rsidRPr="00F96380">
                              <w:t>return_book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29C97" id="_x0000_s1041" type="#_x0000_t202" style="position:absolute;left:0;text-align:left;margin-left:32.75pt;margin-top:380.95pt;width:391.8pt;height:.0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" stroked="f">
                <v:textbox style="mso-fit-shape-to-text:t" inset="0,0,0,0">
                  <w:txbxContent>
                    <w:p w14:paraId="3EA057EB" w14:textId="1BFB170E" w:rsidR="0001136F" w:rsidRPr="005D619F" w:rsidRDefault="0001136F" w:rsidP="0001136F">
                      <w:pPr>
                        <w:pStyle w:val="a"/>
                      </w:pPr>
                      <w:bookmarkStart w:id="92" w:name="_Toc210495227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9</w:t>
                      </w:r>
                      <w:r w:rsidR="00883471">
                        <w:rPr>
                          <w:b/>
                          <w:bCs w:val="0"/>
                        </w:rPr>
                        <w:fldChar w:fldCharType="end"/>
                      </w:r>
                      <w:r w:rsidR="00B21B30">
                        <w:rPr>
                          <w:b/>
                          <w:bCs w:val="0"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E4264D">
                        <w:t xml:space="preserve"> </w:t>
                      </w:r>
                      <w:r w:rsidR="00B21B30" w:rsidRPr="00F96380">
                        <w:t>return_book</w:t>
                      </w:r>
                      <w:bookmarkEnd w:id="9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65A62">
        <w:rPr>
          <w:rFonts w:hint="cs"/>
          <w:noProof/>
        </w:rPr>
        <w:drawing>
          <wp:anchor distT="0" distB="0" distL="114300" distR="114300" simplePos="0" relativeHeight="251659776" behindDoc="0" locked="0" layoutInCell="1" allowOverlap="1" wp14:anchorId="13F78F8F" wp14:editId="1EC2F8F1">
            <wp:simplePos x="0" y="0"/>
            <wp:positionH relativeFrom="margin">
              <wp:posOffset>415925</wp:posOffset>
            </wp:positionH>
            <wp:positionV relativeFrom="paragraph">
              <wp:posOffset>601980</wp:posOffset>
            </wp:positionV>
            <wp:extent cx="4975860" cy="4178935"/>
            <wp:effectExtent l="76200" t="76200" r="129540" b="126365"/>
            <wp:wrapTopAndBottom/>
            <wp:docPr id="1325238928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38928" name="รูปภาพ 1325238928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9043" r="5197" b="6116"/>
                    <a:stretch/>
                  </pic:blipFill>
                  <pic:spPr bwMode="auto">
                    <a:xfrm>
                      <a:off x="0" y="0"/>
                      <a:ext cx="4975860" cy="417893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21F60" w14:textId="2FF32061" w:rsidR="00B30FBC" w:rsidRDefault="00F96380" w:rsidP="009423D3">
      <w:pPr>
        <w:spacing w:line="240" w:lineRule="auto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</w:t>
      </w:r>
      <w:r w:rsidR="00584463">
        <w:rPr>
          <w:rFonts w:ascii="TH Sarabun New" w:hAnsi="TH Sarabun New"/>
          <w:sz w:val="32"/>
        </w:rPr>
        <w:tab/>
      </w:r>
      <w:r w:rsidR="00584463">
        <w:rPr>
          <w:rFonts w:ascii="TH Sarabun New" w:hAnsi="TH Sarabun New"/>
          <w:sz w:val="32"/>
        </w:rPr>
        <w:tab/>
      </w:r>
      <w:r w:rsidR="00B30FBC" w:rsidRPr="00C11C04">
        <w:rPr>
          <w:rFonts w:ascii="TH Sarabun New" w:hAnsi="TH Sarabun New"/>
          <w:sz w:val="32"/>
        </w:rPr>
        <w:t>4.2.4</w:t>
      </w:r>
      <w:r w:rsidR="0072180C" w:rsidRPr="00C11C04">
        <w:rPr>
          <w:rFonts w:ascii="TH Sarabun New" w:hAnsi="TH Sarabun New"/>
          <w:sz w:val="32"/>
        </w:rPr>
        <w:t xml:space="preserve"> </w:t>
      </w:r>
      <w:r w:rsidR="0072180C" w:rsidRPr="00C11C04">
        <w:rPr>
          <w:rFonts w:ascii="TH Sarabun New" w:hAnsi="TH Sarabun New"/>
          <w:sz w:val="32"/>
          <w:cs/>
        </w:rPr>
        <w:t xml:space="preserve">โมดูล </w:t>
      </w:r>
      <w:r w:rsidR="0072180C" w:rsidRPr="00C11C04">
        <w:rPr>
          <w:rFonts w:ascii="TH Sarabun New" w:hAnsi="TH Sarabun New"/>
          <w:sz w:val="32"/>
        </w:rPr>
        <w:t>report.py</w:t>
      </w:r>
    </w:p>
    <w:p w14:paraId="1C57E680" w14:textId="30745B0F" w:rsidR="009372A4" w:rsidRPr="00E4264D" w:rsidRDefault="00584463" w:rsidP="009423D3">
      <w:pPr>
        <w:spacing w:line="240" w:lineRule="auto"/>
        <w:ind w:left="144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  </w:t>
      </w:r>
      <w:r w:rsidR="009372A4" w:rsidRPr="00E4264D">
        <w:rPr>
          <w:rFonts w:ascii="TH Sarabun New" w:hAnsi="TH Sarabun New" w:hint="cs"/>
          <w:sz w:val="32"/>
          <w:cs/>
        </w:rPr>
        <w:t>4.2.</w:t>
      </w:r>
      <w:r w:rsidR="009372A4">
        <w:rPr>
          <w:rFonts w:ascii="TH Sarabun New" w:hAnsi="TH Sarabun New" w:hint="cs"/>
          <w:sz w:val="32"/>
          <w:cs/>
        </w:rPr>
        <w:t>4</w:t>
      </w:r>
      <w:r w:rsidR="009372A4" w:rsidRPr="00E4264D">
        <w:rPr>
          <w:rFonts w:ascii="TH Sarabun New" w:hAnsi="TH Sarabun New" w:hint="cs"/>
          <w:sz w:val="32"/>
          <w:cs/>
        </w:rPr>
        <w:t>.</w:t>
      </w:r>
      <w:r w:rsidR="009372A4">
        <w:rPr>
          <w:rFonts w:ascii="TH Sarabun New" w:hAnsi="TH Sarabun New" w:hint="cs"/>
          <w:sz w:val="32"/>
          <w:cs/>
        </w:rPr>
        <w:t>1</w:t>
      </w:r>
      <w:r w:rsidR="009372A4" w:rsidRPr="00E4264D">
        <w:rPr>
          <w:rFonts w:ascii="TH Sarabun New" w:hAnsi="TH Sarabun New" w:hint="cs"/>
          <w:sz w:val="32"/>
          <w:cs/>
        </w:rPr>
        <w:t xml:space="preserve"> </w:t>
      </w:r>
      <w:r w:rsidR="009372A4" w:rsidRPr="00E4264D">
        <w:rPr>
          <w:rFonts w:ascii="TH Sarabun New" w:hAnsi="TH Sarabun New"/>
          <w:sz w:val="32"/>
          <w:cs/>
        </w:rPr>
        <w:t>ฟังก์ชัน</w:t>
      </w:r>
      <w:r w:rsidR="009372A4" w:rsidRPr="00E4264D">
        <w:rPr>
          <w:rFonts w:ascii="TH Sarabun New" w:hAnsi="TH Sarabun New"/>
          <w:sz w:val="32"/>
        </w:rPr>
        <w:t xml:space="preserve"> </w:t>
      </w:r>
      <w:r w:rsidR="00D80418" w:rsidRPr="00D80418">
        <w:rPr>
          <w:rFonts w:ascii="TH Sarabun New" w:hAnsi="TH Sarabun New"/>
          <w:sz w:val="32"/>
        </w:rPr>
        <w:t>generate_report()</w:t>
      </w:r>
    </w:p>
    <w:p w14:paraId="73328E3E" w14:textId="741824C8" w:rsidR="009372A4" w:rsidRPr="00E4264D" w:rsidRDefault="009372A4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วัตถุประสงค์:</w:t>
      </w:r>
      <w:r w:rsidRPr="00E4264D">
        <w:rPr>
          <w:rFonts w:ascii="TH Sarabun New" w:hAnsi="TH Sarabun New"/>
          <w:sz w:val="32"/>
        </w:rPr>
        <w:t xml:space="preserve"> </w:t>
      </w:r>
      <w:r w:rsidR="00D80418" w:rsidRPr="00D80418">
        <w:rPr>
          <w:rFonts w:ascii="TH Sarabun New" w:hAnsi="TH Sarabun New"/>
          <w:sz w:val="32"/>
          <w:cs/>
        </w:rPr>
        <w:t>สร้างรายงานสรุปการยืม-คืนแบบครบถ้วน</w:t>
      </w:r>
    </w:p>
    <w:p w14:paraId="7587E73E" w14:textId="77777777" w:rsidR="009372A4" w:rsidRPr="00E4264D" w:rsidRDefault="009372A4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ขั้นตอนการทำงาน:</w:t>
      </w:r>
    </w:p>
    <w:p w14:paraId="0469AD7B" w14:textId="77777777" w:rsidR="00680408" w:rsidRDefault="00680408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680408">
        <w:rPr>
          <w:rFonts w:ascii="TH Sarabun New" w:hAnsi="TH Sarabun New"/>
          <w:sz w:val="32"/>
          <w:cs/>
        </w:rPr>
        <w:t>เตรียมหัวกระดาษและรูปแบบของรายงาน</w:t>
      </w:r>
    </w:p>
    <w:p w14:paraId="7B73A472" w14:textId="2051302C" w:rsidR="005A58EB" w:rsidRPr="005A58EB" w:rsidRDefault="005A58E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สร้าง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 lines (list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ของบรรทัด) เพื่อเก็บข้อความที่จะเขียนลงไฟล์รายงานทีหลัง</w:t>
      </w:r>
    </w:p>
    <w:p w14:paraId="1E78A978" w14:textId="1234876B" w:rsidR="005A58EB" w:rsidRPr="005A58EB" w:rsidRDefault="005A58E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"=" * 120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สร้างเส้นแบ่งความยาว 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120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ตัวอักษร (สำหรับความสวยงามของรายงาน)</w:t>
      </w:r>
    </w:p>
    <w:p w14:paraId="160A2468" w14:textId="240D053C" w:rsidR="005A58EB" w:rsidRPr="005A58EB" w:rsidRDefault="005A58E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lastRenderedPageBreak/>
        <w:t xml:space="preserve">.center(120)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ทำให้หัวข้อย่อยอยู่กึ่งกลางความกว้าง 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120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ตัวอักษร</w:t>
      </w:r>
    </w:p>
    <w:p w14:paraId="1E236C05" w14:textId="041B2BB0" w:rsidR="005A58EB" w:rsidRPr="005A58EB" w:rsidRDefault="005A58E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datetime.datetime.now().strftime(...)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ใส่เวลาที่สร้างรายงาน (รูปแบบ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 YYYY-MM-DD HH:MM:SS) —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ใช้เวลาจากระบบ (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>system local time)</w:t>
      </w:r>
    </w:p>
    <w:p w14:paraId="1F733763" w14:textId="281DA231" w:rsidR="00680408" w:rsidRPr="005A58EB" w:rsidRDefault="005A58E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header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กำหนดคอลัมน์ของตาราง (ชื่อ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,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โทรศัพท์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,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หนังสือ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,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สถานะ) โดยใช้ 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f-string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กับการจัดความกว้าง (</w:t>
      </w:r>
      <w:r w:rsidRPr="005A58EB">
        <w:rPr>
          <w:rFonts w:ascii="TH Sarabun New" w:eastAsia="Times New Roman" w:hAnsi="TH Sarabun New"/>
          <w:kern w:val="0"/>
          <w:sz w:val="32"/>
          <w14:ligatures w14:val="none"/>
        </w:rPr>
        <w:t xml:space="preserve">:&lt;30 </w:t>
      </w:r>
      <w:r w:rsidRPr="005A58EB">
        <w:rPr>
          <w:rFonts w:ascii="TH Sarabun New" w:eastAsia="Times New Roman" w:hAnsi="TH Sarabun New"/>
          <w:kern w:val="0"/>
          <w:sz w:val="32"/>
          <w:cs/>
          <w14:ligatures w14:val="none"/>
        </w:rPr>
        <w:t>เป็นต้น)</w:t>
      </w:r>
    </w:p>
    <w:p w14:paraId="22360557" w14:textId="310466AA" w:rsidR="00535538" w:rsidRDefault="00535538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535538">
        <w:rPr>
          <w:rFonts w:ascii="TH Sarabun New" w:hAnsi="TH Sarabun New"/>
          <w:sz w:val="32"/>
          <w:cs/>
        </w:rPr>
        <w:t xml:space="preserve">สร้าง </w:t>
      </w:r>
      <w:r w:rsidRPr="00535538">
        <w:rPr>
          <w:rFonts w:ascii="TH Sarabun New" w:hAnsi="TH Sarabun New"/>
          <w:sz w:val="32"/>
        </w:rPr>
        <w:t xml:space="preserve">members_dict </w:t>
      </w:r>
      <w:r w:rsidRPr="00535538">
        <w:rPr>
          <w:rFonts w:ascii="TH Sarabun New" w:hAnsi="TH Sarabun New"/>
          <w:sz w:val="32"/>
          <w:cs/>
        </w:rPr>
        <w:t xml:space="preserve">เพื่อแม็ป </w:t>
      </w:r>
      <w:r w:rsidRPr="00535538">
        <w:rPr>
          <w:rFonts w:ascii="TH Sarabun New" w:hAnsi="TH Sarabun New"/>
          <w:sz w:val="32"/>
        </w:rPr>
        <w:t xml:space="preserve">member_id </w:t>
      </w:r>
      <w:r w:rsidRPr="00535538">
        <w:rPr>
          <w:rFonts w:ascii="Arial" w:hAnsi="Arial" w:cs="Arial"/>
          <w:sz w:val="32"/>
        </w:rPr>
        <w:t>→</w:t>
      </w:r>
      <w:r w:rsidRPr="00535538">
        <w:rPr>
          <w:rFonts w:ascii="TH Sarabun New" w:hAnsi="TH Sarabun New"/>
          <w:sz w:val="32"/>
        </w:rPr>
        <w:t xml:space="preserve"> </w:t>
      </w:r>
      <w:r w:rsidRPr="00535538">
        <w:rPr>
          <w:rFonts w:ascii="TH Sarabun New" w:hAnsi="TH Sarabun New"/>
          <w:sz w:val="32"/>
          <w:cs/>
        </w:rPr>
        <w:t xml:space="preserve">ข้อมูล </w:t>
      </w:r>
      <w:r w:rsidRPr="00535538">
        <w:rPr>
          <w:rFonts w:ascii="TH Sarabun New" w:hAnsi="TH Sarabun New"/>
          <w:sz w:val="32"/>
        </w:rPr>
        <w:t>{name, phone}</w:t>
      </w:r>
    </w:p>
    <w:p w14:paraId="1A161304" w14:textId="77777777" w:rsidR="0078741B" w:rsidRPr="00163C46" w:rsidRDefault="0078741B" w:rsidP="00163C46">
      <w:pPr>
        <w:spacing w:line="240" w:lineRule="auto"/>
        <w:rPr>
          <w:rFonts w:ascii="TH Sarabun New" w:hAnsi="TH Sarabun New" w:hint="cs"/>
          <w:sz w:val="32"/>
        </w:rPr>
      </w:pPr>
      <w:r w:rsidRPr="00163C46">
        <w:rPr>
          <w:rFonts w:ascii="TH Sarabun New" w:hAnsi="TH Sarabun New"/>
          <w:sz w:val="32"/>
          <w:cs/>
        </w:rPr>
        <w:t>เช็คว่ามีไฟล์และไม่ว่างก่อนอ่าน</w:t>
      </w:r>
    </w:p>
    <w:p w14:paraId="5BE45280" w14:textId="77777777" w:rsidR="0078741B" w:rsidRPr="00163C46" w:rsidRDefault="0078741B" w:rsidP="00163C46">
      <w:pPr>
        <w:spacing w:line="240" w:lineRule="auto"/>
        <w:rPr>
          <w:rFonts w:ascii="TH Sarabun New" w:hAnsi="TH Sarabun New" w:hint="cs"/>
          <w:sz w:val="32"/>
        </w:rPr>
      </w:pPr>
      <w:r w:rsidRPr="00163C46">
        <w:rPr>
          <w:rFonts w:ascii="TH Sarabun New" w:hAnsi="TH Sarabun New"/>
          <w:sz w:val="32"/>
          <w:cs/>
        </w:rPr>
        <w:t xml:space="preserve">วนอ่านทีละ </w:t>
      </w:r>
      <w:r w:rsidRPr="00163C46">
        <w:rPr>
          <w:rFonts w:ascii="TH Sarabun New" w:hAnsi="TH Sarabun New"/>
          <w:sz w:val="32"/>
        </w:rPr>
        <w:t xml:space="preserve">MEMBER_RECORD_SIZE </w:t>
      </w:r>
      <w:r w:rsidRPr="00163C46">
        <w:rPr>
          <w:rFonts w:ascii="TH Sarabun New" w:hAnsi="TH Sarabun New"/>
          <w:sz w:val="32"/>
          <w:cs/>
        </w:rPr>
        <w:t>ไบต์ (</w:t>
      </w:r>
      <w:r w:rsidRPr="00163C46">
        <w:rPr>
          <w:rFonts w:ascii="TH Sarabun New" w:hAnsi="TH Sarabun New"/>
          <w:sz w:val="32"/>
        </w:rPr>
        <w:t xml:space="preserve">fixed-size records) </w:t>
      </w:r>
      <w:r w:rsidRPr="00163C46">
        <w:rPr>
          <w:rFonts w:ascii="TH Sarabun New" w:hAnsi="TH Sarabun New"/>
          <w:sz w:val="32"/>
          <w:cs/>
        </w:rPr>
        <w:t xml:space="preserve">และ </w:t>
      </w:r>
      <w:r w:rsidRPr="00163C46">
        <w:rPr>
          <w:rFonts w:ascii="TH Sarabun New" w:hAnsi="TH Sarabun New"/>
          <w:sz w:val="32"/>
        </w:rPr>
        <w:t xml:space="preserve">struct.unpack(MEMBER_FORMAT, r) </w:t>
      </w:r>
      <w:r w:rsidRPr="00163C46">
        <w:rPr>
          <w:rFonts w:ascii="TH Sarabun New" w:hAnsi="TH Sarabun New"/>
          <w:sz w:val="32"/>
          <w:cs/>
        </w:rPr>
        <w:t>แปลงไบนารีเป็นค่าปกติ</w:t>
      </w:r>
    </w:p>
    <w:p w14:paraId="613DCE5E" w14:textId="77777777" w:rsidR="0078741B" w:rsidRPr="00163C46" w:rsidRDefault="0078741B" w:rsidP="00163C46">
      <w:pPr>
        <w:spacing w:line="240" w:lineRule="auto"/>
        <w:rPr>
          <w:rFonts w:ascii="TH Sarabun New" w:hAnsi="TH Sarabun New"/>
          <w:sz w:val="32"/>
        </w:rPr>
      </w:pPr>
      <w:r w:rsidRPr="00163C46">
        <w:rPr>
          <w:rFonts w:ascii="TH Sarabun New" w:hAnsi="TH Sarabun New"/>
          <w:sz w:val="32"/>
          <w:cs/>
        </w:rPr>
        <w:t xml:space="preserve">ถ้า </w:t>
      </w:r>
      <w:r w:rsidRPr="00163C46">
        <w:rPr>
          <w:rFonts w:ascii="TH Sarabun New" w:hAnsi="TH Sarabun New"/>
          <w:sz w:val="32"/>
        </w:rPr>
        <w:t>status == MEMBER_ACTIVE (</w:t>
      </w:r>
      <w:r w:rsidRPr="00163C46">
        <w:rPr>
          <w:rFonts w:ascii="TH Sarabun New" w:hAnsi="TH Sarabun New"/>
          <w:sz w:val="32"/>
          <w:cs/>
        </w:rPr>
        <w:t xml:space="preserve">สมาชิกยัง </w:t>
      </w:r>
      <w:r w:rsidRPr="00163C46">
        <w:rPr>
          <w:rFonts w:ascii="TH Sarabun New" w:hAnsi="TH Sarabun New"/>
          <w:sz w:val="32"/>
        </w:rPr>
        <w:t xml:space="preserve">active) </w:t>
      </w:r>
      <w:r w:rsidRPr="00163C46">
        <w:rPr>
          <w:rFonts w:ascii="Arial" w:hAnsi="Arial" w:cs="Arial"/>
          <w:sz w:val="32"/>
        </w:rPr>
        <w:t>→</w:t>
      </w:r>
      <w:r w:rsidRPr="00163C46">
        <w:rPr>
          <w:rFonts w:ascii="TH Sarabun New" w:hAnsi="TH Sarabun New"/>
          <w:sz w:val="32"/>
        </w:rPr>
        <w:t xml:space="preserve"> </w:t>
      </w:r>
      <w:r w:rsidRPr="00163C46">
        <w:rPr>
          <w:rFonts w:ascii="TH Sarabun New" w:hAnsi="TH Sarabun New"/>
          <w:sz w:val="32"/>
          <w:cs/>
        </w:rPr>
        <w:t xml:space="preserve">เก็บข้อมูลลง </w:t>
      </w:r>
      <w:r w:rsidRPr="00163C46">
        <w:rPr>
          <w:rFonts w:ascii="TH Sarabun New" w:hAnsi="TH Sarabun New"/>
          <w:sz w:val="32"/>
        </w:rPr>
        <w:t xml:space="preserve">members_dict </w:t>
      </w:r>
      <w:r w:rsidRPr="00163C46">
        <w:rPr>
          <w:rFonts w:ascii="TH Sarabun New" w:hAnsi="TH Sarabun New"/>
          <w:sz w:val="32"/>
          <w:cs/>
        </w:rPr>
        <w:t xml:space="preserve">โดยใช้ </w:t>
      </w:r>
      <w:r w:rsidRPr="00163C46">
        <w:rPr>
          <w:rFonts w:ascii="TH Sarabun New" w:hAnsi="TH Sarabun New"/>
          <w:sz w:val="32"/>
        </w:rPr>
        <w:t xml:space="preserve">member_id </w:t>
      </w:r>
      <w:r w:rsidRPr="00163C46">
        <w:rPr>
          <w:rFonts w:ascii="TH Sarabun New" w:hAnsi="TH Sarabun New"/>
          <w:sz w:val="32"/>
          <w:cs/>
        </w:rPr>
        <w:t xml:space="preserve">เป็น </w:t>
      </w:r>
      <w:r w:rsidRPr="00163C46">
        <w:rPr>
          <w:rFonts w:ascii="TH Sarabun New" w:hAnsi="TH Sarabun New"/>
          <w:sz w:val="32"/>
        </w:rPr>
        <w:t>key</w:t>
      </w:r>
    </w:p>
    <w:p w14:paraId="118E45BD" w14:textId="302245BB" w:rsidR="0078741B" w:rsidRPr="00163C46" w:rsidRDefault="0078741B" w:rsidP="00163C46">
      <w:pPr>
        <w:spacing w:line="240" w:lineRule="auto"/>
        <w:rPr>
          <w:rFonts w:ascii="TH Sarabun New" w:hAnsi="TH Sarabun New" w:hint="cs"/>
          <w:sz w:val="32"/>
        </w:rPr>
      </w:pPr>
      <w:r w:rsidRPr="00163C46">
        <w:rPr>
          <w:rFonts w:ascii="TH Sarabun New" w:hAnsi="TH Sarabun New"/>
          <w:sz w:val="32"/>
        </w:rPr>
        <w:t xml:space="preserve">unpack_string() </w:t>
      </w:r>
      <w:r w:rsidRPr="00163C46">
        <w:rPr>
          <w:rFonts w:ascii="TH Sarabun New" w:hAnsi="TH Sarabun New"/>
          <w:sz w:val="32"/>
          <w:cs/>
        </w:rPr>
        <w:t xml:space="preserve">คาดว่าเป็นฟังก์ชันที่แปลงจาก </w:t>
      </w:r>
      <w:r w:rsidRPr="00163C46">
        <w:rPr>
          <w:rFonts w:ascii="TH Sarabun New" w:hAnsi="TH Sarabun New"/>
          <w:sz w:val="32"/>
        </w:rPr>
        <w:t xml:space="preserve">bytes </w:t>
      </w:r>
      <w:r w:rsidRPr="00163C46">
        <w:rPr>
          <w:rFonts w:ascii="Arial" w:hAnsi="Arial" w:cs="Arial"/>
          <w:sz w:val="32"/>
        </w:rPr>
        <w:t>→</w:t>
      </w:r>
      <w:r w:rsidRPr="00163C46">
        <w:rPr>
          <w:rFonts w:ascii="TH Sarabun New" w:hAnsi="TH Sarabun New"/>
          <w:sz w:val="32"/>
        </w:rPr>
        <w:t xml:space="preserve"> string </w:t>
      </w:r>
      <w:r w:rsidRPr="00163C46">
        <w:rPr>
          <w:rFonts w:ascii="TH Sarabun New" w:hAnsi="TH Sarabun New"/>
          <w:sz w:val="32"/>
          <w:cs/>
        </w:rPr>
        <w:t>และตัด</w:t>
      </w:r>
      <w:r w:rsidRPr="00163C46">
        <w:rPr>
          <w:rFonts w:ascii="TH Sarabun New" w:hAnsi="TH Sarabun New"/>
          <w:sz w:val="32"/>
        </w:rPr>
        <w:t xml:space="preserve">padding/NULL </w:t>
      </w:r>
      <w:r w:rsidRPr="00163C46">
        <w:rPr>
          <w:rFonts w:ascii="TH Sarabun New" w:hAnsi="TH Sarabun New"/>
          <w:sz w:val="32"/>
          <w:cs/>
        </w:rPr>
        <w:t>ออก</w:t>
      </w:r>
    </w:p>
    <w:p w14:paraId="61E66280" w14:textId="272BDBA3" w:rsidR="0078741B" w:rsidRDefault="00BA33D8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BA33D8">
        <w:rPr>
          <w:rFonts w:ascii="TH Sarabun New" w:hAnsi="TH Sarabun New"/>
          <w:sz w:val="32"/>
          <w:cs/>
        </w:rPr>
        <w:t>อ่านข้อมูลหนังสือและเก็บลง</w:t>
      </w:r>
      <w:r w:rsidRPr="00BA33D8">
        <w:rPr>
          <w:rFonts w:ascii="TH Sarabun New" w:hAnsi="TH Sarabun New"/>
          <w:sz w:val="32"/>
        </w:rPr>
        <w:t xml:space="preserve"> books_dict</w:t>
      </w:r>
    </w:p>
    <w:p w14:paraId="4C068745" w14:textId="36F06C80" w:rsidR="00BA33D8" w:rsidRPr="00BA33D8" w:rsidRDefault="00BA33D8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ทำงานคล้าย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members_dict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แต่เก็บ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book_id </w:t>
      </w:r>
      <w:r w:rsidRPr="00BA33D8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title</w:t>
      </w:r>
    </w:p>
    <w:p w14:paraId="31804845" w14:textId="73A03F23" w:rsidR="00BA33D8" w:rsidRPr="00BA33D8" w:rsidRDefault="00BA33D8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ใน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struct.unpack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โค้ดใช้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_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เพื่อข้ามฟิลด์ที่ไม่ต้องการ (เช่น 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ISBN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หรือ 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author)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แล้วเลือกเอา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title </w:t>
      </w: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เท่านั้น</w:t>
      </w:r>
    </w:p>
    <w:p w14:paraId="15DDE5AC" w14:textId="5A020208" w:rsidR="00BA33D8" w:rsidRPr="00BA33D8" w:rsidRDefault="00BA33D8" w:rsidP="00163C46">
      <w:pPr>
        <w:spacing w:before="100" w:beforeAutospacing="1" w:after="100" w:afterAutospacing="1" w:line="240" w:lineRule="auto"/>
        <w:rPr>
          <w:rFonts w:ascii="Tahoma" w:eastAsia="Times New Roman" w:hAnsi="Tahoma" w:cs="Tahoma"/>
          <w:kern w:val="0"/>
          <w:sz w:val="24"/>
          <w:szCs w:val="24"/>
          <w14:ligatures w14:val="none"/>
        </w:rPr>
      </w:pPr>
      <w:r w:rsidRPr="00BA33D8">
        <w:rPr>
          <w:rFonts w:ascii="TH Sarabun New" w:eastAsia="Times New Roman" w:hAnsi="TH Sarabun New"/>
          <w:kern w:val="0"/>
          <w:sz w:val="32"/>
          <w:cs/>
          <w14:ligatures w14:val="none"/>
        </w:rPr>
        <w:t>เก็บเฉพาะหนังสือที่</w:t>
      </w:r>
      <w:r w:rsidRPr="00BA33D8">
        <w:rPr>
          <w:rFonts w:ascii="TH Sarabun New" w:eastAsia="Times New Roman" w:hAnsi="TH Sarabun New"/>
          <w:kern w:val="0"/>
          <w:sz w:val="32"/>
          <w14:ligatures w14:val="none"/>
        </w:rPr>
        <w:t xml:space="preserve"> status == STATUS_ACTIVE</w:t>
      </w:r>
    </w:p>
    <w:p w14:paraId="1F29D9DE" w14:textId="316683F0" w:rsidR="00BA33D8" w:rsidRDefault="0078319B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78319B">
        <w:rPr>
          <w:rFonts w:ascii="TH Sarabun New" w:hAnsi="TH Sarabun New"/>
          <w:sz w:val="32"/>
          <w:cs/>
        </w:rPr>
        <w:t>เตรียมตัวนับสถิติและโครงสร้างเก็บการยืมของสมาชิก</w:t>
      </w:r>
    </w:p>
    <w:p w14:paraId="4E31EC5A" w14:textId="4A9119A0" w:rsidR="0078319B" w:rsidRPr="00163C46" w:rsidRDefault="0078319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สร้างตัวนับ: จำนวนการยืมทั้งหมด</w:t>
      </w:r>
      <w:r w:rsidRPr="00163C46">
        <w:rPr>
          <w:rFonts w:ascii="TH Sarabun New" w:eastAsia="Times New Roman" w:hAnsi="TH Sarabun New"/>
          <w:kern w:val="0"/>
          <w:sz w:val="32"/>
          <w14:ligatures w14:val="none"/>
        </w:rPr>
        <w:t xml:space="preserve">, </w:t>
      </w: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จำนวนที่ยืมยังไม่คืน</w:t>
      </w:r>
      <w:r w:rsidRPr="00163C46">
        <w:rPr>
          <w:rFonts w:ascii="TH Sarabun New" w:eastAsia="Times New Roman" w:hAnsi="TH Sarabun New"/>
          <w:kern w:val="0"/>
          <w:sz w:val="32"/>
          <w14:ligatures w14:val="none"/>
        </w:rPr>
        <w:t xml:space="preserve">, </w:t>
      </w: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จำนวนที่คืนแล้ว</w:t>
      </w:r>
    </w:p>
    <w:p w14:paraId="64D90173" w14:textId="219D841B" w:rsidR="0078319B" w:rsidRPr="00163C46" w:rsidRDefault="0078319B" w:rsidP="00163C46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สร้าง</w:t>
      </w:r>
      <w:r w:rsidRPr="00163C46">
        <w:rPr>
          <w:rFonts w:ascii="TH Sarabun New" w:eastAsia="Times New Roman" w:hAnsi="TH Sarabun New"/>
          <w:kern w:val="0"/>
          <w:sz w:val="32"/>
          <w14:ligatures w14:val="none"/>
        </w:rPr>
        <w:t xml:space="preserve"> member_lendings </w:t>
      </w: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เพื่อเก็บข้อมูลการยืมแยกตามสมาชิก — โค้ดนี้ใช้</w:t>
      </w:r>
      <w:r w:rsidRPr="00163C46">
        <w:rPr>
          <w:rFonts w:ascii="TH Sarabun New" w:eastAsia="Times New Roman" w:hAnsi="TH Sarabun New"/>
          <w:kern w:val="0"/>
          <w:sz w:val="32"/>
          <w14:ligatures w14:val="none"/>
        </w:rPr>
        <w:t xml:space="preserve"> member_name </w:t>
      </w: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 xml:space="preserve">เป็น </w:t>
      </w:r>
      <w:r w:rsidRPr="00163C46">
        <w:rPr>
          <w:rFonts w:ascii="TH Sarabun New" w:eastAsia="Times New Roman" w:hAnsi="TH Sarabun New"/>
          <w:kern w:val="0"/>
          <w:sz w:val="32"/>
          <w14:ligatures w14:val="none"/>
        </w:rPr>
        <w:t>key (</w:t>
      </w:r>
      <w:r w:rsidRPr="00163C46">
        <w:rPr>
          <w:rFonts w:ascii="TH Sarabun New" w:eastAsia="Times New Roman" w:hAnsi="TH Sarabun New"/>
          <w:kern w:val="0"/>
          <w:sz w:val="32"/>
          <w:cs/>
          <w14:ligatures w14:val="none"/>
        </w:rPr>
        <w:t>จะมีผลตามข้อสังเกตด้านล่าง)</w:t>
      </w:r>
    </w:p>
    <w:p w14:paraId="3E77EB1F" w14:textId="2B4EA3CA" w:rsidR="003736CF" w:rsidRPr="003736CF" w:rsidRDefault="00184D5E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 w:hint="cs"/>
          <w:sz w:val="32"/>
        </w:rPr>
      </w:pPr>
      <w:r w:rsidRPr="00184D5E">
        <w:rPr>
          <w:rFonts w:ascii="TH Sarabun New" w:hAnsi="TH Sarabun New"/>
          <w:sz w:val="32"/>
          <w:cs/>
        </w:rPr>
        <w:t>อ่านไฟล์การยืม (</w:t>
      </w:r>
      <w:r w:rsidRPr="00184D5E">
        <w:rPr>
          <w:rFonts w:ascii="TH Sarabun New" w:hAnsi="TH Sarabun New"/>
          <w:sz w:val="32"/>
        </w:rPr>
        <w:t xml:space="preserve">LENDINGS_FILE) </w:t>
      </w:r>
      <w:r w:rsidRPr="00184D5E">
        <w:rPr>
          <w:rFonts w:ascii="TH Sarabun New" w:hAnsi="TH Sarabun New"/>
          <w:sz w:val="32"/>
          <w:cs/>
        </w:rPr>
        <w:t>แล้วรวมข้อมูล</w:t>
      </w:r>
    </w:p>
    <w:p w14:paraId="1983CDFE" w14:textId="77777777" w:rsidR="003736CF" w:rsidRPr="00163C46" w:rsidRDefault="003736CF" w:rsidP="00163C46">
      <w:pPr>
        <w:spacing w:line="240" w:lineRule="auto"/>
        <w:rPr>
          <w:rFonts w:ascii="TH Sarabun New" w:hAnsi="TH Sarabun New"/>
          <w:sz w:val="32"/>
        </w:rPr>
      </w:pPr>
      <w:r w:rsidRPr="00163C46">
        <w:rPr>
          <w:rFonts w:ascii="TH Sarabun New" w:hAnsi="TH Sarabun New"/>
          <w:sz w:val="32"/>
          <w:cs/>
        </w:rPr>
        <w:t xml:space="preserve">อ่านทีละ </w:t>
      </w:r>
      <w:r w:rsidRPr="00163C46">
        <w:rPr>
          <w:rFonts w:ascii="TH Sarabun New" w:hAnsi="TH Sarabun New"/>
          <w:sz w:val="32"/>
        </w:rPr>
        <w:t xml:space="preserve">record </w:t>
      </w:r>
      <w:r w:rsidRPr="00163C46">
        <w:rPr>
          <w:rFonts w:ascii="TH Sarabun New" w:hAnsi="TH Sarabun New"/>
          <w:sz w:val="32"/>
          <w:cs/>
        </w:rPr>
        <w:t xml:space="preserve">ของการยืมและ </w:t>
      </w:r>
      <w:r w:rsidRPr="00163C46">
        <w:rPr>
          <w:rFonts w:ascii="TH Sarabun New" w:hAnsi="TH Sarabun New"/>
          <w:sz w:val="32"/>
        </w:rPr>
        <w:t xml:space="preserve">unpack </w:t>
      </w:r>
      <w:r w:rsidRPr="00163C46">
        <w:rPr>
          <w:rFonts w:ascii="TH Sarabun New" w:hAnsi="TH Sarabun New"/>
          <w:sz w:val="32"/>
          <w:cs/>
        </w:rPr>
        <w:t xml:space="preserve">เป็น </w:t>
      </w:r>
      <w:r w:rsidRPr="00163C46">
        <w:rPr>
          <w:rFonts w:ascii="TH Sarabun New" w:hAnsi="TH Sarabun New"/>
          <w:sz w:val="32"/>
        </w:rPr>
        <w:t>fields (</w:t>
      </w:r>
      <w:r w:rsidRPr="00163C46">
        <w:rPr>
          <w:rFonts w:ascii="TH Sarabun New" w:hAnsi="TH Sarabun New"/>
          <w:sz w:val="32"/>
          <w:cs/>
        </w:rPr>
        <w:t xml:space="preserve">รูปแบบขึ้นกับ </w:t>
      </w:r>
      <w:r w:rsidRPr="00163C46">
        <w:rPr>
          <w:rFonts w:ascii="TH Sarabun New" w:hAnsi="TH Sarabun New"/>
          <w:sz w:val="32"/>
        </w:rPr>
        <w:t>LENDING_FORMAT)</w:t>
      </w:r>
    </w:p>
    <w:p w14:paraId="708258EB" w14:textId="77777777" w:rsidR="003736CF" w:rsidRPr="00EB4DED" w:rsidRDefault="003736CF" w:rsidP="003736CF">
      <w:pPr>
        <w:pStyle w:val="ListParagraph"/>
        <w:spacing w:line="240" w:lineRule="auto"/>
        <w:ind w:left="2520"/>
        <w:rPr>
          <w:rFonts w:ascii="TH Sarabun New" w:hAnsi="TH Sarabun New"/>
          <w:sz w:val="32"/>
        </w:rPr>
      </w:pPr>
    </w:p>
    <w:p w14:paraId="539A32CB" w14:textId="77777777" w:rsidR="003736CF" w:rsidRPr="00212810" w:rsidRDefault="003736CF" w:rsidP="00212810">
      <w:pPr>
        <w:spacing w:line="240" w:lineRule="auto"/>
        <w:rPr>
          <w:rFonts w:ascii="TH Sarabun New" w:hAnsi="TH Sarabun New" w:hint="cs"/>
          <w:sz w:val="32"/>
        </w:rPr>
      </w:pPr>
      <w:r w:rsidRPr="00212810">
        <w:rPr>
          <w:rFonts w:ascii="TH Sarabun New" w:hAnsi="TH Sarabun New"/>
          <w:sz w:val="32"/>
        </w:rPr>
        <w:lastRenderedPageBreak/>
        <w:t xml:space="preserve">status, _, bid, mid, _, _ — </w:t>
      </w:r>
      <w:r w:rsidRPr="00212810">
        <w:rPr>
          <w:rFonts w:ascii="TH Sarabun New" w:hAnsi="TH Sarabun New"/>
          <w:sz w:val="32"/>
          <w:cs/>
        </w:rPr>
        <w:t xml:space="preserve">สมมติว่า </w:t>
      </w:r>
      <w:r w:rsidRPr="00212810">
        <w:rPr>
          <w:rFonts w:ascii="TH Sarabun New" w:hAnsi="TH Sarabun New"/>
          <w:sz w:val="32"/>
        </w:rPr>
        <w:t>bid = book_id, mid = member_id</w:t>
      </w:r>
    </w:p>
    <w:p w14:paraId="5D9B86A9" w14:textId="77777777" w:rsidR="003736CF" w:rsidRPr="00212810" w:rsidRDefault="003736CF" w:rsidP="00212810">
      <w:pPr>
        <w:spacing w:line="240" w:lineRule="auto"/>
        <w:rPr>
          <w:rFonts w:ascii="TH Sarabun New" w:hAnsi="TH Sarabun New"/>
          <w:sz w:val="32"/>
        </w:rPr>
      </w:pPr>
      <w:r w:rsidRPr="00212810">
        <w:rPr>
          <w:rFonts w:ascii="TH Sarabun New" w:hAnsi="TH Sarabun New"/>
          <w:sz w:val="32"/>
          <w:cs/>
        </w:rPr>
        <w:t xml:space="preserve">เพิ่ม </w:t>
      </w:r>
      <w:r w:rsidRPr="00212810">
        <w:rPr>
          <w:rFonts w:ascii="TH Sarabun New" w:hAnsi="TH Sarabun New"/>
          <w:sz w:val="32"/>
        </w:rPr>
        <w:t xml:space="preserve">counters (total, borrowed, returned) </w:t>
      </w:r>
      <w:r w:rsidRPr="00212810">
        <w:rPr>
          <w:rFonts w:ascii="TH Sarabun New" w:hAnsi="TH Sarabun New"/>
          <w:sz w:val="32"/>
          <w:cs/>
        </w:rPr>
        <w:t xml:space="preserve">ตาม </w:t>
      </w:r>
      <w:r w:rsidRPr="00212810">
        <w:rPr>
          <w:rFonts w:ascii="TH Sarabun New" w:hAnsi="TH Sarabun New"/>
          <w:sz w:val="32"/>
        </w:rPr>
        <w:t xml:space="preserve">status </w:t>
      </w:r>
      <w:r w:rsidRPr="00212810">
        <w:rPr>
          <w:rFonts w:ascii="TH Sarabun New" w:hAnsi="TH Sarabun New"/>
          <w:sz w:val="32"/>
          <w:cs/>
        </w:rPr>
        <w:t xml:space="preserve">ของแต่ละ </w:t>
      </w:r>
      <w:r w:rsidRPr="00212810">
        <w:rPr>
          <w:rFonts w:ascii="TH Sarabun New" w:hAnsi="TH Sarabun New"/>
          <w:sz w:val="32"/>
        </w:rPr>
        <w:t>record</w:t>
      </w:r>
    </w:p>
    <w:p w14:paraId="3289F755" w14:textId="575023E2" w:rsidR="003736CF" w:rsidRPr="00212810" w:rsidRDefault="003736CF" w:rsidP="00212810">
      <w:pPr>
        <w:spacing w:line="240" w:lineRule="auto"/>
        <w:rPr>
          <w:rFonts w:ascii="TH Sarabun New" w:hAnsi="TH Sarabun New" w:hint="cs"/>
          <w:sz w:val="32"/>
        </w:rPr>
      </w:pPr>
      <w:r w:rsidRPr="00212810">
        <w:rPr>
          <w:rFonts w:ascii="TH Sarabun New" w:hAnsi="TH Sarabun New"/>
          <w:sz w:val="32"/>
          <w:cs/>
        </w:rPr>
        <w:t xml:space="preserve">หา </w:t>
      </w:r>
      <w:r w:rsidRPr="00212810">
        <w:rPr>
          <w:rFonts w:ascii="TH Sarabun New" w:hAnsi="TH Sarabun New"/>
          <w:sz w:val="32"/>
        </w:rPr>
        <w:t xml:space="preserve">member_info </w:t>
      </w:r>
      <w:r w:rsidRPr="00212810">
        <w:rPr>
          <w:rFonts w:ascii="TH Sarabun New" w:hAnsi="TH Sarabun New"/>
          <w:sz w:val="32"/>
          <w:cs/>
        </w:rPr>
        <w:t xml:space="preserve">จาก </w:t>
      </w:r>
      <w:r w:rsidRPr="00212810">
        <w:rPr>
          <w:rFonts w:ascii="TH Sarabun New" w:hAnsi="TH Sarabun New"/>
          <w:sz w:val="32"/>
        </w:rPr>
        <w:t xml:space="preserve">members_dict </w:t>
      </w:r>
      <w:r w:rsidRPr="00212810">
        <w:rPr>
          <w:rFonts w:ascii="TH Sarabun New" w:hAnsi="TH Sarabun New"/>
          <w:sz w:val="32"/>
          <w:cs/>
        </w:rPr>
        <w:t xml:space="preserve">โดยใช้ </w:t>
      </w:r>
      <w:r w:rsidRPr="00212810">
        <w:rPr>
          <w:rFonts w:ascii="TH Sarabun New" w:hAnsi="TH Sarabun New"/>
          <w:sz w:val="32"/>
        </w:rPr>
        <w:t xml:space="preserve">mid (member_id); </w:t>
      </w:r>
      <w:r w:rsidRPr="00212810">
        <w:rPr>
          <w:rFonts w:ascii="TH Sarabun New" w:hAnsi="TH Sarabun New"/>
          <w:sz w:val="32"/>
          <w:cs/>
        </w:rPr>
        <w:t xml:space="preserve">หากไม่เจอใช้ </w:t>
      </w:r>
      <w:r w:rsidRPr="00212810">
        <w:rPr>
          <w:rFonts w:ascii="TH Sarabun New" w:hAnsi="TH Sarabun New"/>
          <w:sz w:val="32"/>
        </w:rPr>
        <w:t>default '</w:t>
      </w:r>
      <w:r w:rsidRPr="00212810">
        <w:rPr>
          <w:rFonts w:ascii="TH Sarabun New" w:hAnsi="TH Sarabun New"/>
          <w:sz w:val="32"/>
          <w:cs/>
        </w:rPr>
        <w:t>ไม่ระบุ</w:t>
      </w:r>
      <w:r w:rsidRPr="00212810">
        <w:rPr>
          <w:rFonts w:ascii="TH Sarabun New" w:hAnsi="TH Sarabun New"/>
          <w:sz w:val="32"/>
        </w:rPr>
        <w:t xml:space="preserve">' </w:t>
      </w:r>
    </w:p>
    <w:p w14:paraId="71E24DF8" w14:textId="77777777" w:rsidR="003736CF" w:rsidRPr="00212810" w:rsidRDefault="003736CF" w:rsidP="00212810">
      <w:pPr>
        <w:spacing w:line="240" w:lineRule="auto"/>
        <w:rPr>
          <w:rFonts w:ascii="TH Sarabun New" w:hAnsi="TH Sarabun New"/>
          <w:sz w:val="32"/>
        </w:rPr>
      </w:pPr>
      <w:r w:rsidRPr="00212810">
        <w:rPr>
          <w:rFonts w:ascii="TH Sarabun New" w:hAnsi="TH Sarabun New"/>
          <w:sz w:val="32"/>
          <w:cs/>
        </w:rPr>
        <w:t xml:space="preserve">เก็บชื่อหนังสือจาก </w:t>
      </w:r>
      <w:r w:rsidRPr="00212810">
        <w:rPr>
          <w:rFonts w:ascii="TH Sarabun New" w:hAnsi="TH Sarabun New"/>
          <w:sz w:val="32"/>
        </w:rPr>
        <w:t xml:space="preserve">books_dict </w:t>
      </w:r>
      <w:r w:rsidRPr="00212810">
        <w:rPr>
          <w:rFonts w:ascii="TH Sarabun New" w:hAnsi="TH Sarabun New"/>
          <w:sz w:val="32"/>
          <w:cs/>
        </w:rPr>
        <w:t xml:space="preserve">ตาม </w:t>
      </w:r>
      <w:r w:rsidRPr="00212810">
        <w:rPr>
          <w:rFonts w:ascii="TH Sarabun New" w:hAnsi="TH Sarabun New"/>
          <w:sz w:val="32"/>
        </w:rPr>
        <w:t xml:space="preserve">bid (book_id) — </w:t>
      </w:r>
      <w:r w:rsidRPr="00212810">
        <w:rPr>
          <w:rFonts w:ascii="TH Sarabun New" w:hAnsi="TH Sarabun New"/>
          <w:sz w:val="32"/>
          <w:cs/>
        </w:rPr>
        <w:t>ถ้าไม่พบให้ใส่ข้อความ "ไม่พบชื่อหนังสือ"</w:t>
      </w:r>
    </w:p>
    <w:p w14:paraId="4C4CEEF4" w14:textId="21C02E99" w:rsidR="003736CF" w:rsidRPr="00212810" w:rsidRDefault="003736CF" w:rsidP="00212810">
      <w:pPr>
        <w:spacing w:line="240" w:lineRule="auto"/>
        <w:rPr>
          <w:rFonts w:ascii="TH Sarabun New" w:hAnsi="TH Sarabun New"/>
          <w:sz w:val="32"/>
        </w:rPr>
      </w:pPr>
      <w:r w:rsidRPr="00212810">
        <w:rPr>
          <w:rFonts w:ascii="TH Sarabun New" w:hAnsi="TH Sarabun New"/>
          <w:sz w:val="32"/>
          <w:cs/>
        </w:rPr>
        <w:t xml:space="preserve">เพิ่มชื่อหนังสือและสถานะลงใน </w:t>
      </w:r>
      <w:r w:rsidRPr="00212810">
        <w:rPr>
          <w:rFonts w:ascii="TH Sarabun New" w:hAnsi="TH Sarabun New"/>
          <w:sz w:val="32"/>
        </w:rPr>
        <w:t xml:space="preserve">list </w:t>
      </w:r>
      <w:r w:rsidRPr="00212810">
        <w:rPr>
          <w:rFonts w:ascii="TH Sarabun New" w:hAnsi="TH Sarabun New"/>
          <w:sz w:val="32"/>
          <w:cs/>
        </w:rPr>
        <w:t>ของสมาชิกคนนั้น (</w:t>
      </w:r>
      <w:r w:rsidRPr="00212810">
        <w:rPr>
          <w:rFonts w:ascii="TH Sarabun New" w:hAnsi="TH Sarabun New"/>
          <w:sz w:val="32"/>
        </w:rPr>
        <w:t xml:space="preserve">books </w:t>
      </w:r>
      <w:r w:rsidRPr="00212810">
        <w:rPr>
          <w:rFonts w:ascii="TH Sarabun New" w:hAnsi="TH Sarabun New"/>
          <w:sz w:val="32"/>
          <w:cs/>
        </w:rPr>
        <w:t xml:space="preserve">และ </w:t>
      </w:r>
      <w:r w:rsidRPr="00212810">
        <w:rPr>
          <w:rFonts w:ascii="TH Sarabun New" w:hAnsi="TH Sarabun New"/>
          <w:sz w:val="32"/>
        </w:rPr>
        <w:t>statuses)</w:t>
      </w:r>
    </w:p>
    <w:p w14:paraId="46D7E9A0" w14:textId="08B5ABE2" w:rsidR="003736CF" w:rsidRDefault="003736CF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3736CF">
        <w:rPr>
          <w:rFonts w:ascii="TH Sarabun New" w:hAnsi="TH Sarabun New"/>
          <w:sz w:val="32"/>
          <w:cs/>
        </w:rPr>
        <w:t>สร้างบรรทัดของรายงานจาก</w:t>
      </w:r>
      <w:r w:rsidRPr="003736CF">
        <w:rPr>
          <w:rFonts w:ascii="TH Sarabun New" w:hAnsi="TH Sarabun New"/>
          <w:sz w:val="32"/>
        </w:rPr>
        <w:t xml:space="preserve"> member_lendings</w:t>
      </w:r>
    </w:p>
    <w:p w14:paraId="368525DA" w14:textId="399F1934" w:rsidR="004520CE" w:rsidRPr="004520CE" w:rsidRDefault="004520CE" w:rsidP="00212810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สำหรับแต่ละสมาชิก: รวมชื่อหนังสือที่ยืมเป็นสตริงเดียวด้วยคอมมา</w:t>
      </w:r>
    </w:p>
    <w:p w14:paraId="2D09EFE4" w14:textId="6046E09A" w:rsidR="004520CE" w:rsidRPr="004520CE" w:rsidRDefault="004520CE" w:rsidP="00212810">
      <w:pPr>
        <w:spacing w:before="100" w:beforeAutospacing="1" w:after="100" w:afterAutospacing="1" w:line="240" w:lineRule="auto"/>
        <w:rPr>
          <w:rFonts w:ascii="TH Sarabun New" w:eastAsia="Times New Roman" w:hAnsi="TH Sarabun New"/>
          <w:kern w:val="0"/>
          <w:sz w:val="32"/>
          <w14:ligatures w14:val="none"/>
        </w:rPr>
      </w:pP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กำหนด</w:t>
      </w:r>
      <w:r w:rsidRPr="004520CE">
        <w:rPr>
          <w:rFonts w:ascii="TH Sarabun New" w:eastAsia="Times New Roman" w:hAnsi="TH Sarabun New"/>
          <w:kern w:val="0"/>
          <w:sz w:val="32"/>
          <w14:ligatures w14:val="none"/>
        </w:rPr>
        <w:t xml:space="preserve"> status_text </w:t>
      </w: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แบบเรียบง่าย: ถ้ามีอย่างน้อยหนึ่งสถานะ</w:t>
      </w:r>
      <w:r w:rsidRPr="004520CE">
        <w:rPr>
          <w:rFonts w:ascii="TH Sarabun New" w:eastAsia="Times New Roman" w:hAnsi="TH Sarabun New"/>
          <w:kern w:val="0"/>
          <w:sz w:val="32"/>
          <w14:ligatures w14:val="none"/>
        </w:rPr>
        <w:t xml:space="preserve"> STATUS_BORROWED </w:t>
      </w: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ให้แสดงว่า “ยืมอยู่” มิฉะนั้นแสดงว่า “คืนแล้ว”</w:t>
      </w:r>
    </w:p>
    <w:p w14:paraId="6C6092B1" w14:textId="7E54D2E9" w:rsidR="003736CF" w:rsidRPr="004520CE" w:rsidRDefault="004520CE" w:rsidP="00212810">
      <w:pPr>
        <w:spacing w:before="100" w:beforeAutospacing="1" w:after="100" w:afterAutospacing="1" w:line="240" w:lineRule="auto"/>
        <w:rPr>
          <w:rFonts w:ascii="Tahoma" w:eastAsia="Times New Roman" w:hAnsi="Tahoma" w:cs="Tahoma"/>
          <w:kern w:val="0"/>
          <w:sz w:val="24"/>
          <w:szCs w:val="24"/>
          <w14:ligatures w14:val="none"/>
        </w:rPr>
      </w:pP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ใส่บรรทัดเข้ากับ</w:t>
      </w:r>
      <w:r w:rsidRPr="004520CE">
        <w:rPr>
          <w:rFonts w:ascii="TH Sarabun New" w:eastAsia="Times New Roman" w:hAnsi="TH Sarabun New"/>
          <w:kern w:val="0"/>
          <w:sz w:val="32"/>
          <w14:ligatures w14:val="none"/>
        </w:rPr>
        <w:t xml:space="preserve"> lines </w:t>
      </w:r>
      <w:r w:rsidRPr="004520CE">
        <w:rPr>
          <w:rFonts w:ascii="TH Sarabun New" w:eastAsia="Times New Roman" w:hAnsi="TH Sarabun New"/>
          <w:kern w:val="0"/>
          <w:sz w:val="32"/>
          <w:cs/>
          <w14:ligatures w14:val="none"/>
        </w:rPr>
        <w:t>โดยจัดคอลัมน์ตามความกว้างที่กำหนด (</w:t>
      </w:r>
      <w:r w:rsidRPr="004520CE">
        <w:rPr>
          <w:rFonts w:ascii="TH Sarabun New" w:eastAsia="Times New Roman" w:hAnsi="TH Sarabun New"/>
          <w:kern w:val="0"/>
          <w:sz w:val="32"/>
          <w14:ligatures w14:val="none"/>
        </w:rPr>
        <w:t>:&lt;30, :&lt;18, :&lt;50, :&lt;12)</w:t>
      </w:r>
    </w:p>
    <w:p w14:paraId="4B0A8577" w14:textId="48F46A8D" w:rsidR="003736CF" w:rsidRDefault="00980DD5" w:rsidP="00187659">
      <w:pPr>
        <w:pStyle w:val="ListParagraph"/>
        <w:numPr>
          <w:ilvl w:val="0"/>
          <w:numId w:val="12"/>
        </w:numPr>
        <w:spacing w:line="240" w:lineRule="auto"/>
        <w:ind w:left="1701" w:hanging="283"/>
        <w:rPr>
          <w:rFonts w:ascii="TH Sarabun New" w:hAnsi="TH Sarabun New"/>
          <w:sz w:val="32"/>
        </w:rPr>
      </w:pPr>
      <w:r w:rsidRPr="00980DD5">
        <w:rPr>
          <w:rFonts w:ascii="TH Sarabun New" w:hAnsi="TH Sarabun New"/>
          <w:sz w:val="32"/>
          <w:cs/>
        </w:rPr>
        <w:t>สรุปท้ายรายงานและเขียนไฟล์</w:t>
      </w:r>
    </w:p>
    <w:p w14:paraId="11F35FA3" w14:textId="24BF9A70" w:rsidR="00980DD5" w:rsidRPr="00980DD5" w:rsidRDefault="00980DD5" w:rsidP="00980DD5">
      <w:pPr>
        <w:pStyle w:val="ListParagraph"/>
        <w:spacing w:line="240" w:lineRule="auto"/>
        <w:ind w:left="0"/>
        <w:rPr>
          <w:rFonts w:ascii="TH Sarabun New" w:hAnsi="TH Sarabun New" w:hint="cs"/>
          <w:sz w:val="32"/>
        </w:rPr>
      </w:pPr>
      <w:r w:rsidRPr="00980DD5">
        <w:rPr>
          <w:rFonts w:ascii="TH Sarabun New" w:hAnsi="TH Sarabun New"/>
          <w:sz w:val="32"/>
          <w:cs/>
        </w:rPr>
        <w:t xml:space="preserve">เติมส่วน </w:t>
      </w:r>
      <w:r w:rsidRPr="00980DD5">
        <w:rPr>
          <w:rFonts w:ascii="TH Sarabun New" w:hAnsi="TH Sarabun New"/>
          <w:sz w:val="32"/>
        </w:rPr>
        <w:t xml:space="preserve">Summary (Total, Currently Borrowed, Already Returned) </w:t>
      </w:r>
      <w:r w:rsidRPr="00980DD5">
        <w:rPr>
          <w:rFonts w:ascii="TH Sarabun New" w:hAnsi="TH Sarabun New"/>
          <w:sz w:val="32"/>
          <w:cs/>
        </w:rPr>
        <w:t xml:space="preserve">ใน </w:t>
      </w:r>
      <w:r w:rsidRPr="00980DD5">
        <w:rPr>
          <w:rFonts w:ascii="TH Sarabun New" w:hAnsi="TH Sarabun New"/>
          <w:sz w:val="32"/>
        </w:rPr>
        <w:t>lines</w:t>
      </w:r>
    </w:p>
    <w:p w14:paraId="40A8B7C6" w14:textId="77777777" w:rsidR="00980DD5" w:rsidRPr="00980DD5" w:rsidRDefault="00980DD5" w:rsidP="00980DD5">
      <w:pPr>
        <w:spacing w:line="240" w:lineRule="auto"/>
        <w:rPr>
          <w:rFonts w:ascii="TH Sarabun New" w:hAnsi="TH Sarabun New"/>
          <w:sz w:val="32"/>
        </w:rPr>
      </w:pPr>
      <w:r w:rsidRPr="00980DD5">
        <w:rPr>
          <w:rFonts w:ascii="TH Sarabun New" w:hAnsi="TH Sarabun New"/>
          <w:sz w:val="32"/>
          <w:cs/>
        </w:rPr>
        <w:t xml:space="preserve">เปิดไฟล์ </w:t>
      </w:r>
      <w:r w:rsidRPr="00980DD5">
        <w:rPr>
          <w:rFonts w:ascii="TH Sarabun New" w:hAnsi="TH Sarabun New"/>
          <w:sz w:val="32"/>
        </w:rPr>
        <w:t xml:space="preserve">'library_report.txt' </w:t>
      </w:r>
      <w:r w:rsidRPr="00980DD5">
        <w:rPr>
          <w:rFonts w:ascii="TH Sarabun New" w:hAnsi="TH Sarabun New"/>
          <w:sz w:val="32"/>
          <w:cs/>
        </w:rPr>
        <w:t xml:space="preserve">ด้วย </w:t>
      </w:r>
      <w:r w:rsidRPr="00980DD5">
        <w:rPr>
          <w:rFonts w:ascii="TH Sarabun New" w:hAnsi="TH Sarabun New"/>
          <w:sz w:val="32"/>
        </w:rPr>
        <w:t>encoding='utf-</w:t>
      </w:r>
      <w:r w:rsidRPr="00980DD5">
        <w:rPr>
          <w:rFonts w:ascii="TH Sarabun New" w:hAnsi="TH Sarabun New"/>
          <w:sz w:val="32"/>
          <w:cs/>
        </w:rPr>
        <w:t>8</w:t>
      </w:r>
      <w:r w:rsidRPr="00980DD5">
        <w:rPr>
          <w:rFonts w:ascii="TH Sarabun New" w:hAnsi="TH Sarabun New"/>
          <w:sz w:val="32"/>
        </w:rPr>
        <w:t xml:space="preserve">' </w:t>
      </w:r>
      <w:r w:rsidRPr="00980DD5">
        <w:rPr>
          <w:rFonts w:ascii="TH Sarabun New" w:hAnsi="TH Sarabun New"/>
          <w:sz w:val="32"/>
          <w:cs/>
        </w:rPr>
        <w:t>แล้วเขียน "</w:t>
      </w:r>
      <w:r w:rsidRPr="00980DD5">
        <w:rPr>
          <w:rFonts w:ascii="TH Sarabun New" w:hAnsi="TH Sarabun New"/>
          <w:sz w:val="32"/>
        </w:rPr>
        <w:t xml:space="preserve">\n".join(lines) — </w:t>
      </w:r>
      <w:r w:rsidRPr="00980DD5">
        <w:rPr>
          <w:rFonts w:ascii="TH Sarabun New" w:hAnsi="TH Sarabun New"/>
          <w:sz w:val="32"/>
          <w:cs/>
        </w:rPr>
        <w:t xml:space="preserve">คือเอา </w:t>
      </w:r>
      <w:r w:rsidRPr="00980DD5">
        <w:rPr>
          <w:rFonts w:ascii="TH Sarabun New" w:hAnsi="TH Sarabun New"/>
          <w:sz w:val="32"/>
        </w:rPr>
        <w:t xml:space="preserve">list </w:t>
      </w:r>
      <w:r w:rsidRPr="00980DD5">
        <w:rPr>
          <w:rFonts w:ascii="TH Sarabun New" w:hAnsi="TH Sarabun New"/>
          <w:sz w:val="32"/>
          <w:cs/>
        </w:rPr>
        <w:t>ของบรรทัดมาต่อกันเป็นไฟล์ข้อความ</w:t>
      </w:r>
    </w:p>
    <w:p w14:paraId="53E9486E" w14:textId="22DC9A8C" w:rsidR="00980DD5" w:rsidRPr="00980DD5" w:rsidRDefault="00980DD5" w:rsidP="00980DD5">
      <w:pPr>
        <w:spacing w:line="240" w:lineRule="auto"/>
        <w:rPr>
          <w:rFonts w:ascii="TH Sarabun New" w:hAnsi="TH Sarabun New"/>
          <w:sz w:val="32"/>
        </w:rPr>
      </w:pPr>
      <w:r w:rsidRPr="00980DD5">
        <w:rPr>
          <w:rFonts w:ascii="TH Sarabun New" w:hAnsi="TH Sarabun New"/>
          <w:sz w:val="32"/>
          <w:cs/>
        </w:rPr>
        <w:t>พิมพ์ข้อความยืนยันเมื่อเขียนเสร็จ</w:t>
      </w:r>
    </w:p>
    <w:p w14:paraId="07242774" w14:textId="42C07E7E" w:rsidR="00B210D4" w:rsidRPr="005B0B1C" w:rsidRDefault="00AE4695" w:rsidP="009423D3">
      <w:pPr>
        <w:pStyle w:val="ListParagraph"/>
        <w:spacing w:line="240" w:lineRule="auto"/>
        <w:ind w:left="25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noProof/>
          <w:sz w:val="32"/>
        </w:rPr>
        <w:lastRenderedPageBreak/>
        <w:drawing>
          <wp:anchor distT="0" distB="0" distL="114300" distR="114300" simplePos="0" relativeHeight="251661824" behindDoc="0" locked="0" layoutInCell="1" allowOverlap="1" wp14:anchorId="6D5617B0" wp14:editId="100216EC">
            <wp:simplePos x="0" y="0"/>
            <wp:positionH relativeFrom="column">
              <wp:posOffset>550817</wp:posOffset>
            </wp:positionH>
            <wp:positionV relativeFrom="paragraph">
              <wp:posOffset>216808</wp:posOffset>
            </wp:positionV>
            <wp:extent cx="4431030" cy="8112125"/>
            <wp:effectExtent l="76200" t="76200" r="140970" b="136525"/>
            <wp:wrapTopAndBottom/>
            <wp:docPr id="45147761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77611" name="รูปภาพ 451477611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5" t="5158" r="5395" b="3315"/>
                    <a:stretch/>
                  </pic:blipFill>
                  <pic:spPr bwMode="auto">
                    <a:xfrm>
                      <a:off x="0" y="0"/>
                      <a:ext cx="4431030" cy="8112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136F"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E1F44CB" wp14:editId="44CCE409">
                <wp:simplePos x="0" y="0"/>
                <wp:positionH relativeFrom="column">
                  <wp:posOffset>556260</wp:posOffset>
                </wp:positionH>
                <wp:positionV relativeFrom="paragraph">
                  <wp:posOffset>8462645</wp:posOffset>
                </wp:positionV>
                <wp:extent cx="4431030" cy="635"/>
                <wp:effectExtent l="0" t="0" r="0" b="0"/>
                <wp:wrapTopAndBottom/>
                <wp:docPr id="1815234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1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0428B" w14:textId="6860974A" w:rsidR="0001136F" w:rsidRPr="0001136F" w:rsidRDefault="0001136F" w:rsidP="0001136F">
                            <w:pPr>
                              <w:pStyle w:val="a"/>
                              <w:rPr>
                                <w:b/>
                                <w:bCs w:val="0"/>
                                <w:noProof/>
                              </w:rPr>
                            </w:pPr>
                            <w:bookmarkStart w:id="93" w:name="_Toc210495228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10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B21B30">
                              <w:rPr>
                                <w:b/>
                                <w:bCs w:val="0"/>
                                <w:noProof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E4264D">
                              <w:t xml:space="preserve"> </w:t>
                            </w:r>
                            <w:r w:rsidR="00B21B30" w:rsidRPr="00D80418">
                              <w:t>generate_report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1F44CB" id="_x0000_s1042" type="#_x0000_t202" style="position:absolute;left:0;text-align:left;margin-left:43.8pt;margin-top:666.35pt;width:348.9pt;height:.0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" stroked="f">
                <v:textbox style="mso-fit-shape-to-text:t" inset="0,0,0,0">
                  <w:txbxContent>
                    <w:p w14:paraId="7D60428B" w14:textId="6860974A" w:rsidR="0001136F" w:rsidRPr="0001136F" w:rsidRDefault="0001136F" w:rsidP="0001136F">
                      <w:pPr>
                        <w:pStyle w:val="a"/>
                        <w:rPr>
                          <w:b/>
                          <w:bCs w:val="0"/>
                          <w:noProof/>
                        </w:rPr>
                      </w:pPr>
                      <w:bookmarkStart w:id="94" w:name="_Toc210495228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noProof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10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B21B30">
                        <w:rPr>
                          <w:b/>
                          <w:bCs w:val="0"/>
                          <w:noProof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E4264D">
                        <w:t xml:space="preserve"> </w:t>
                      </w:r>
                      <w:r w:rsidR="00B21B30" w:rsidRPr="00D80418">
                        <w:t>generate_report</w:t>
                      </w:r>
                      <w:bookmarkEnd w:id="9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1E09AEC" w14:textId="51D8B988" w:rsidR="00B30FBC" w:rsidRDefault="00B30FBC" w:rsidP="009423D3">
      <w:pPr>
        <w:spacing w:line="240" w:lineRule="auto"/>
        <w:rPr>
          <w:rFonts w:ascii="TH Sarabun New" w:hAnsi="TH Sarabun New"/>
          <w:sz w:val="32"/>
        </w:rPr>
      </w:pPr>
      <w:r w:rsidRPr="00C11C04">
        <w:rPr>
          <w:rFonts w:ascii="TH Sarabun New" w:hAnsi="TH Sarabun New"/>
          <w:sz w:val="32"/>
        </w:rPr>
        <w:lastRenderedPageBreak/>
        <w:t xml:space="preserve">    4.2.5</w:t>
      </w:r>
      <w:r w:rsidR="0072180C" w:rsidRPr="00C11C04">
        <w:rPr>
          <w:rFonts w:ascii="TH Sarabun New" w:hAnsi="TH Sarabun New"/>
          <w:sz w:val="32"/>
        </w:rPr>
        <w:t xml:space="preserve"> </w:t>
      </w:r>
      <w:r w:rsidR="0072180C" w:rsidRPr="00C11C04">
        <w:rPr>
          <w:rFonts w:ascii="TH Sarabun New" w:hAnsi="TH Sarabun New"/>
          <w:sz w:val="32"/>
          <w:cs/>
        </w:rPr>
        <w:t xml:space="preserve">โมดูล </w:t>
      </w:r>
      <w:r w:rsidR="0072180C" w:rsidRPr="00C11C04">
        <w:rPr>
          <w:rFonts w:ascii="TH Sarabun New" w:hAnsi="TH Sarabun New"/>
          <w:sz w:val="32"/>
        </w:rPr>
        <w:t>main.py</w:t>
      </w:r>
    </w:p>
    <w:p w14:paraId="2652A83E" w14:textId="1B817595" w:rsidR="00D34161" w:rsidRPr="00E4264D" w:rsidRDefault="00D34161" w:rsidP="009423D3">
      <w:pPr>
        <w:spacing w:line="240" w:lineRule="auto"/>
        <w:ind w:firstLine="720"/>
        <w:rPr>
          <w:rFonts w:ascii="TH Sarabun New" w:hAnsi="TH Sarabun New"/>
          <w:sz w:val="32"/>
        </w:rPr>
      </w:pPr>
      <w:r w:rsidRPr="00E4264D">
        <w:rPr>
          <w:rFonts w:ascii="TH Sarabun New" w:hAnsi="TH Sarabun New" w:hint="cs"/>
          <w:sz w:val="32"/>
          <w:cs/>
        </w:rPr>
        <w:t>4.2.</w:t>
      </w:r>
      <w:r>
        <w:rPr>
          <w:rFonts w:ascii="TH Sarabun New" w:hAnsi="TH Sarabun New" w:hint="cs"/>
          <w:sz w:val="32"/>
          <w:cs/>
        </w:rPr>
        <w:t>5</w:t>
      </w:r>
      <w:r w:rsidRPr="00E4264D">
        <w:rPr>
          <w:rFonts w:ascii="TH Sarabun New" w:hAnsi="TH Sarabun New" w:hint="cs"/>
          <w:sz w:val="32"/>
          <w:cs/>
        </w:rPr>
        <w:t>.</w:t>
      </w:r>
      <w:r>
        <w:rPr>
          <w:rFonts w:ascii="TH Sarabun New" w:hAnsi="TH Sarabun New" w:hint="cs"/>
          <w:sz w:val="32"/>
          <w:cs/>
        </w:rPr>
        <w:t>1</w:t>
      </w:r>
      <w:r w:rsidRPr="00E4264D">
        <w:rPr>
          <w:rFonts w:ascii="TH Sarabun New" w:hAnsi="TH Sarabun New" w:hint="cs"/>
          <w:sz w:val="32"/>
          <w:cs/>
        </w:rPr>
        <w:t xml:space="preserve"> </w:t>
      </w:r>
      <w:r w:rsidRPr="00E4264D">
        <w:rPr>
          <w:rFonts w:ascii="TH Sarabun New" w:hAnsi="TH Sarabun New"/>
          <w:sz w:val="32"/>
          <w:cs/>
        </w:rPr>
        <w:t>ฟังก์ชัน</w:t>
      </w:r>
      <w:r w:rsidRPr="00E4264D">
        <w:rPr>
          <w:rFonts w:ascii="TH Sarabun New" w:hAnsi="TH Sarabun New"/>
          <w:sz w:val="32"/>
        </w:rPr>
        <w:t xml:space="preserve"> </w:t>
      </w:r>
      <w:r w:rsidRPr="00D34161">
        <w:rPr>
          <w:rFonts w:ascii="TH Sarabun New" w:hAnsi="TH Sarabun New"/>
          <w:sz w:val="32"/>
        </w:rPr>
        <w:t>main()</w:t>
      </w:r>
    </w:p>
    <w:p w14:paraId="4C0D137C" w14:textId="1B00F0EF" w:rsidR="00D34161" w:rsidRPr="00E4264D" w:rsidRDefault="00D34161" w:rsidP="009423D3">
      <w:pPr>
        <w:spacing w:line="240" w:lineRule="auto"/>
        <w:ind w:left="720"/>
        <w:rPr>
          <w:rFonts w:ascii="TH Sarabun New" w:hAnsi="TH Sarabun New" w:hint="cs"/>
          <w:sz w:val="32"/>
          <w:cs/>
        </w:rPr>
      </w:pPr>
      <w:r w:rsidRPr="00E4264D">
        <w:rPr>
          <w:rFonts w:ascii="TH Sarabun New" w:hAnsi="TH Sarabun New"/>
          <w:sz w:val="32"/>
          <w:cs/>
        </w:rPr>
        <w:t>วัตถุประสงค์:</w:t>
      </w:r>
      <w:r w:rsidRPr="00E4264D">
        <w:rPr>
          <w:rFonts w:ascii="TH Sarabun New" w:hAnsi="TH Sarabun New"/>
          <w:sz w:val="32"/>
        </w:rPr>
        <w:t xml:space="preserve"> </w:t>
      </w:r>
      <w:r w:rsidR="00925CC5" w:rsidRPr="00925CC5">
        <w:rPr>
          <w:rFonts w:ascii="TH Sarabun New" w:hAnsi="TH Sarabun New"/>
          <w:sz w:val="32"/>
          <w:cs/>
        </w:rPr>
        <w:t>ควบคุมเมนูหลักของโปรแกรม</w:t>
      </w:r>
    </w:p>
    <w:p w14:paraId="2CB16865" w14:textId="77777777" w:rsidR="00D34161" w:rsidRPr="00E4264D" w:rsidRDefault="00D34161" w:rsidP="009423D3">
      <w:pPr>
        <w:spacing w:line="240" w:lineRule="auto"/>
        <w:ind w:left="720"/>
        <w:rPr>
          <w:rFonts w:ascii="TH Sarabun New" w:hAnsi="TH Sarabun New"/>
          <w:sz w:val="32"/>
        </w:rPr>
      </w:pPr>
      <w:r w:rsidRPr="00E4264D">
        <w:rPr>
          <w:rFonts w:ascii="TH Sarabun New" w:hAnsi="TH Sarabun New"/>
          <w:sz w:val="32"/>
          <w:cs/>
        </w:rPr>
        <w:t>ขั้นตอนการทำงาน:</w:t>
      </w:r>
    </w:p>
    <w:p w14:paraId="60BD9A62" w14:textId="77777777" w:rsidR="00925CC5" w:rsidRDefault="00925CC5" w:rsidP="00187659">
      <w:pPr>
        <w:pStyle w:val="ListParagraph"/>
        <w:numPr>
          <w:ilvl w:val="0"/>
          <w:numId w:val="13"/>
        </w:numPr>
        <w:spacing w:line="240" w:lineRule="auto"/>
        <w:rPr>
          <w:rFonts w:ascii="TH Sarabun New" w:hAnsi="TH Sarabun New"/>
          <w:sz w:val="32"/>
        </w:rPr>
      </w:pPr>
      <w:r w:rsidRPr="00925CC5">
        <w:rPr>
          <w:rFonts w:ascii="TH Sarabun New" w:hAnsi="TH Sarabun New"/>
          <w:sz w:val="32"/>
          <w:cs/>
        </w:rPr>
        <w:t xml:space="preserve">แสดงเมนูหลัก </w:t>
      </w:r>
      <w:r w:rsidRPr="00925CC5">
        <w:rPr>
          <w:rFonts w:ascii="TH Sarabun New" w:hAnsi="TH Sarabun New"/>
          <w:sz w:val="32"/>
        </w:rPr>
        <w:t xml:space="preserve">5 </w:t>
      </w:r>
      <w:r w:rsidRPr="00925CC5">
        <w:rPr>
          <w:rFonts w:ascii="TH Sarabun New" w:hAnsi="TH Sarabun New"/>
          <w:sz w:val="32"/>
          <w:cs/>
        </w:rPr>
        <w:t>ตัวเลือก</w:t>
      </w:r>
    </w:p>
    <w:p w14:paraId="6D899791" w14:textId="77777777" w:rsidR="00925CC5" w:rsidRDefault="00925CC5" w:rsidP="00187659">
      <w:pPr>
        <w:pStyle w:val="ListParagraph"/>
        <w:numPr>
          <w:ilvl w:val="0"/>
          <w:numId w:val="13"/>
        </w:numPr>
        <w:spacing w:line="240" w:lineRule="auto"/>
        <w:rPr>
          <w:rFonts w:ascii="TH Sarabun New" w:hAnsi="TH Sarabun New"/>
          <w:sz w:val="32"/>
        </w:rPr>
      </w:pPr>
      <w:r w:rsidRPr="00925CC5">
        <w:rPr>
          <w:rFonts w:ascii="TH Sarabun New" w:hAnsi="TH Sarabun New"/>
          <w:sz w:val="32"/>
          <w:cs/>
        </w:rPr>
        <w:t>รับคำสั่งจากผู้ใช้</w:t>
      </w:r>
    </w:p>
    <w:p w14:paraId="77C21B2E" w14:textId="77777777" w:rsidR="001641FB" w:rsidRDefault="001641FB" w:rsidP="00187659">
      <w:pPr>
        <w:pStyle w:val="ListParagraph"/>
        <w:numPr>
          <w:ilvl w:val="0"/>
          <w:numId w:val="13"/>
        </w:numPr>
        <w:spacing w:line="240" w:lineRule="auto"/>
        <w:rPr>
          <w:rFonts w:ascii="TH Sarabun New" w:hAnsi="TH Sarabun New"/>
          <w:sz w:val="32"/>
        </w:rPr>
      </w:pPr>
      <w:r w:rsidRPr="001641FB">
        <w:rPr>
          <w:rFonts w:ascii="TH Sarabun New" w:hAnsi="TH Sarabun New"/>
          <w:sz w:val="32"/>
          <w:cs/>
        </w:rPr>
        <w:t>เรียกใช้ฟังก์ชันเมนูย่อย</w:t>
      </w:r>
    </w:p>
    <w:p w14:paraId="0F8393B5" w14:textId="77777777" w:rsidR="00E0044D" w:rsidRPr="00E0044D" w:rsidRDefault="00E0044D" w:rsidP="009423D3">
      <w:pPr>
        <w:spacing w:after="0" w:line="240" w:lineRule="auto"/>
        <w:ind w:left="2520"/>
        <w:rPr>
          <w:rFonts w:ascii="TH Sarabun New" w:eastAsia="Times New Roman" w:hAnsi="TH Sarabun New"/>
          <w:kern w:val="0"/>
          <w:sz w:val="32"/>
          <w14:ligatures w14:val="none"/>
        </w:rPr>
      </w:pP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'1' </w:t>
      </w:r>
      <w:r w:rsidRPr="00E0044D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 books_menu() </w:t>
      </w:r>
    </w:p>
    <w:p w14:paraId="45C643D2" w14:textId="77777777" w:rsidR="00E0044D" w:rsidRPr="00E0044D" w:rsidRDefault="00E0044D" w:rsidP="009423D3">
      <w:pPr>
        <w:spacing w:after="0" w:line="240" w:lineRule="auto"/>
        <w:ind w:left="2520"/>
        <w:rPr>
          <w:rFonts w:ascii="TH Sarabun New" w:eastAsia="Times New Roman" w:hAnsi="TH Sarabun New"/>
          <w:kern w:val="0"/>
          <w:sz w:val="32"/>
          <w14:ligatures w14:val="none"/>
        </w:rPr>
      </w:pP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'2' </w:t>
      </w:r>
      <w:r w:rsidRPr="00E0044D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 members_menu() </w:t>
      </w:r>
    </w:p>
    <w:p w14:paraId="6224AA8D" w14:textId="77777777" w:rsidR="00E0044D" w:rsidRPr="00E0044D" w:rsidRDefault="00E0044D" w:rsidP="009423D3">
      <w:pPr>
        <w:spacing w:after="0" w:line="240" w:lineRule="auto"/>
        <w:ind w:left="2520"/>
        <w:rPr>
          <w:rFonts w:ascii="TH Sarabun New" w:eastAsia="Times New Roman" w:hAnsi="TH Sarabun New"/>
          <w:kern w:val="0"/>
          <w:sz w:val="32"/>
          <w14:ligatures w14:val="none"/>
        </w:rPr>
      </w:pP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'3' </w:t>
      </w:r>
      <w:r w:rsidRPr="00E0044D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 lendings_menu() </w:t>
      </w:r>
    </w:p>
    <w:p w14:paraId="33AFC634" w14:textId="77777777" w:rsidR="00E0044D" w:rsidRPr="00E0044D" w:rsidRDefault="00E0044D" w:rsidP="009423D3">
      <w:pPr>
        <w:spacing w:after="0" w:line="240" w:lineRule="auto"/>
        <w:ind w:left="2520"/>
        <w:rPr>
          <w:rFonts w:ascii="TH Sarabun New" w:eastAsia="Times New Roman" w:hAnsi="TH Sarabun New"/>
          <w:kern w:val="0"/>
          <w:sz w:val="32"/>
          <w14:ligatures w14:val="none"/>
        </w:rPr>
      </w:pP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'4' </w:t>
      </w:r>
      <w:r w:rsidRPr="00E0044D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 generate_report() </w:t>
      </w:r>
    </w:p>
    <w:p w14:paraId="0424B6C0" w14:textId="1715E5B1" w:rsidR="00E0044D" w:rsidRPr="00ED28A8" w:rsidRDefault="00E0044D" w:rsidP="009423D3">
      <w:pPr>
        <w:spacing w:line="240" w:lineRule="auto"/>
        <w:ind w:left="2520"/>
        <w:rPr>
          <w:rFonts w:ascii="TH Sarabun New" w:hAnsi="TH Sarabun New"/>
          <w:sz w:val="32"/>
        </w:rPr>
      </w:pP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'0' </w:t>
      </w:r>
      <w:r w:rsidRPr="00E0044D">
        <w:rPr>
          <w:rFonts w:ascii="Arial" w:eastAsia="Times New Roman" w:hAnsi="Arial" w:cs="Arial"/>
          <w:kern w:val="0"/>
          <w:sz w:val="32"/>
          <w14:ligatures w14:val="none"/>
        </w:rPr>
        <w:t>→</w:t>
      </w:r>
      <w:r w:rsidRPr="00E0044D">
        <w:rPr>
          <w:rFonts w:ascii="TH Sarabun New" w:eastAsia="Times New Roman" w:hAnsi="TH Sarabun New"/>
          <w:kern w:val="0"/>
          <w:sz w:val="32"/>
          <w14:ligatures w14:val="none"/>
        </w:rPr>
        <w:t xml:space="preserve"> </w:t>
      </w:r>
      <w:r w:rsidRPr="00E0044D">
        <w:rPr>
          <w:rFonts w:ascii="TH Sarabun New" w:eastAsia="Times New Roman" w:hAnsi="TH Sarabun New"/>
          <w:kern w:val="0"/>
          <w:sz w:val="32"/>
          <w:cs/>
          <w14:ligatures w14:val="none"/>
        </w:rPr>
        <w:t>ออกจากโปรแกรม</w:t>
      </w:r>
    </w:p>
    <w:p w14:paraId="4D525ECC" w14:textId="56130D89" w:rsidR="00B30FBC" w:rsidRDefault="00ED28A8" w:rsidP="00187659">
      <w:pPr>
        <w:pStyle w:val="ListParagraph"/>
        <w:numPr>
          <w:ilvl w:val="0"/>
          <w:numId w:val="13"/>
        </w:numPr>
        <w:spacing w:line="240" w:lineRule="auto"/>
        <w:rPr>
          <w:rFonts w:ascii="TH Sarabun New" w:hAnsi="TH Sarabun New"/>
          <w:sz w:val="32"/>
        </w:rPr>
      </w:pPr>
      <w:r w:rsidRPr="00ED28A8">
        <w:rPr>
          <w:rFonts w:ascii="TH Sarabun New" w:hAnsi="TH Sarabun New"/>
          <w:sz w:val="32"/>
          <w:cs/>
        </w:rPr>
        <w:t>ใช้</w:t>
      </w:r>
      <w:r w:rsidRPr="00ED28A8">
        <w:rPr>
          <w:rFonts w:ascii="TH Sarabun New" w:hAnsi="TH Sarabun New"/>
          <w:sz w:val="32"/>
        </w:rPr>
        <w:t xml:space="preserve"> os.system('cls') </w:t>
      </w:r>
      <w:r w:rsidRPr="00ED28A8">
        <w:rPr>
          <w:rFonts w:ascii="TH Sarabun New" w:hAnsi="TH Sarabun New"/>
          <w:sz w:val="32"/>
          <w:cs/>
        </w:rPr>
        <w:t>ล้างหน้าจอเพื่อความสะอาด</w:t>
      </w:r>
    </w:p>
    <w:p w14:paraId="27C5F23D" w14:textId="76A55E5D" w:rsidR="0030587C" w:rsidRPr="00ED28A8" w:rsidRDefault="0030587C" w:rsidP="009423D3">
      <w:pPr>
        <w:pStyle w:val="ListParagraph"/>
        <w:spacing w:line="240" w:lineRule="auto"/>
        <w:ind w:left="2520"/>
        <w:rPr>
          <w:rFonts w:ascii="TH Sarabun New" w:hAnsi="TH Sarabun New"/>
          <w:sz w:val="32"/>
        </w:rPr>
      </w:pPr>
    </w:p>
    <w:p w14:paraId="1D343B61" w14:textId="7F09003F" w:rsidR="00471466" w:rsidRPr="00471466" w:rsidRDefault="00471466" w:rsidP="009423D3">
      <w:pPr>
        <w:spacing w:line="240" w:lineRule="auto"/>
      </w:pPr>
    </w:p>
    <w:p w14:paraId="4A0794C7" w14:textId="27BB5B48" w:rsidR="00115FA9" w:rsidRDefault="0001136F" w:rsidP="009423D3">
      <w:pPr>
        <w:spacing w:line="240" w:lineRule="auto"/>
        <w:jc w:val="both"/>
        <w:rPr>
          <w:rFonts w:ascii="TH Sarabun New" w:hAnsi="TH Sarabun New"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9A99420" wp14:editId="37696DDB">
                <wp:simplePos x="0" y="0"/>
                <wp:positionH relativeFrom="column">
                  <wp:posOffset>574040</wp:posOffset>
                </wp:positionH>
                <wp:positionV relativeFrom="paragraph">
                  <wp:posOffset>6555740</wp:posOffset>
                </wp:positionV>
                <wp:extent cx="4548505" cy="635"/>
                <wp:effectExtent l="0" t="0" r="0" b="0"/>
                <wp:wrapTopAndBottom/>
                <wp:docPr id="20040685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8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46FC20" w14:textId="0B0C9C2A" w:rsidR="0001136F" w:rsidRPr="0001136F" w:rsidRDefault="0001136F" w:rsidP="0001136F">
                            <w:pPr>
                              <w:pStyle w:val="a"/>
                              <w:rPr>
                                <w:b/>
                                <w:bCs w:val="0"/>
                                <w:noProof/>
                              </w:rPr>
                            </w:pPr>
                            <w:bookmarkStart w:id="95" w:name="_Toc210495229"/>
                            <w:r>
                              <w:rPr>
                                <w:cs/>
                              </w:rPr>
                              <w:t xml:space="preserve">รูปภาพที่ 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STYLEREF 1 \s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4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noBreakHyphen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begin"/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 SEQ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  <w:cs/>
                              </w:rPr>
                              <w:instrText xml:space="preserve">รูปภาพที่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instrText xml:space="preserve">\* ARABIC \s 1 </w:instrTex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separate"/>
                            </w:r>
                            <w:r w:rsidR="000333DC">
                              <w:rPr>
                                <w:b/>
                                <w:bCs w:val="0"/>
                                <w:noProof/>
                              </w:rPr>
                              <w:t>11</w:t>
                            </w:r>
                            <w:r w:rsidR="00883471">
                              <w:rPr>
                                <w:b/>
                                <w:bCs w:val="0"/>
                                <w:noProof/>
                              </w:rPr>
                              <w:fldChar w:fldCharType="end"/>
                            </w:r>
                            <w:r w:rsidR="00B21B30">
                              <w:rPr>
                                <w:b/>
                                <w:bCs w:val="0"/>
                                <w:noProof/>
                              </w:rPr>
                              <w:t xml:space="preserve"> </w:t>
                            </w:r>
                            <w:r w:rsidR="00B21B30" w:rsidRPr="00B21B30">
                              <w:rPr>
                                <w:b/>
                                <w:bCs w:val="0"/>
                                <w:cs/>
                              </w:rPr>
                              <w:t>ฟังก์ชัน</w:t>
                            </w:r>
                            <w:r w:rsidR="00B21B30" w:rsidRPr="00E4264D">
                              <w:t xml:space="preserve"> </w:t>
                            </w:r>
                            <w:r w:rsidR="00B21B30" w:rsidRPr="00D34161">
                              <w:t>main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99420" id="_x0000_s1043" type="#_x0000_t202" style="position:absolute;left:0;text-align:left;margin-left:45.2pt;margin-top:516.2pt;width:358.15pt;height:.0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MQGwIAAEAEAAAOAAAAZHJzL2Uyb0RvYy54bWysU8Fu2zAMvQ/YPwi6L066pi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" stroked="f">
                <v:textbox style="mso-fit-shape-to-text:t" inset="0,0,0,0">
                  <w:txbxContent>
                    <w:p w14:paraId="7046FC20" w14:textId="0B0C9C2A" w:rsidR="0001136F" w:rsidRPr="0001136F" w:rsidRDefault="0001136F" w:rsidP="0001136F">
                      <w:pPr>
                        <w:pStyle w:val="a"/>
                        <w:rPr>
                          <w:b/>
                          <w:bCs w:val="0"/>
                          <w:noProof/>
                        </w:rPr>
                      </w:pPr>
                      <w:bookmarkStart w:id="96" w:name="_Toc210495229"/>
                      <w:r>
                        <w:rPr>
                          <w:cs/>
                        </w:rPr>
                        <w:t xml:space="preserve">รูปภาพที่ 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STYLEREF 1 \s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4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noBreakHyphen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begin"/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 SEQ </w:instrText>
                      </w:r>
                      <w:r w:rsidR="00883471">
                        <w:rPr>
                          <w:b/>
                          <w:bCs w:val="0"/>
                          <w:noProof/>
                          <w:cs/>
                        </w:rPr>
                        <w:instrText xml:space="preserve">รูปภาพที่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instrText xml:space="preserve">\* ARABIC \s 1 </w:instrTex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separate"/>
                      </w:r>
                      <w:r w:rsidR="000333DC">
                        <w:rPr>
                          <w:b/>
                          <w:bCs w:val="0"/>
                          <w:noProof/>
                        </w:rPr>
                        <w:t>11</w:t>
                      </w:r>
                      <w:r w:rsidR="00883471">
                        <w:rPr>
                          <w:b/>
                          <w:bCs w:val="0"/>
                          <w:noProof/>
                        </w:rPr>
                        <w:fldChar w:fldCharType="end"/>
                      </w:r>
                      <w:r w:rsidR="00B21B30">
                        <w:rPr>
                          <w:b/>
                          <w:bCs w:val="0"/>
                          <w:noProof/>
                        </w:rPr>
                        <w:t xml:space="preserve"> </w:t>
                      </w:r>
                      <w:r w:rsidR="00B21B30" w:rsidRPr="00B21B30">
                        <w:rPr>
                          <w:b/>
                          <w:bCs w:val="0"/>
                          <w:cs/>
                        </w:rPr>
                        <w:t>ฟังก์ชัน</w:t>
                      </w:r>
                      <w:r w:rsidR="00B21B30" w:rsidRPr="00E4264D">
                        <w:t xml:space="preserve"> </w:t>
                      </w:r>
                      <w:r w:rsidR="00B21B30" w:rsidRPr="00D34161">
                        <w:t>main</w:t>
                      </w:r>
                      <w:bookmarkEnd w:id="9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0587C">
        <w:rPr>
          <w:rFonts w:ascii="TH Sarabun New" w:hAnsi="TH Sarabun New" w:hint="cs"/>
          <w:noProof/>
          <w:sz w:val="32"/>
        </w:rPr>
        <w:drawing>
          <wp:anchor distT="0" distB="0" distL="114300" distR="114300" simplePos="0" relativeHeight="251660800" behindDoc="0" locked="0" layoutInCell="1" allowOverlap="1" wp14:anchorId="45464C43" wp14:editId="006FF514">
            <wp:simplePos x="0" y="0"/>
            <wp:positionH relativeFrom="column">
              <wp:posOffset>574284</wp:posOffset>
            </wp:positionH>
            <wp:positionV relativeFrom="paragraph">
              <wp:posOffset>361950</wp:posOffset>
            </wp:positionV>
            <wp:extent cx="4548505" cy="6136640"/>
            <wp:effectExtent l="76200" t="76200" r="137795" b="130810"/>
            <wp:wrapTopAndBottom/>
            <wp:docPr id="774273085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73085" name="รูปภาพ 774273085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82" t="10253" r="7954" b="6530"/>
                    <a:stretch/>
                  </pic:blipFill>
                  <pic:spPr bwMode="auto">
                    <a:xfrm>
                      <a:off x="0" y="0"/>
                      <a:ext cx="4548505" cy="6136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9C2B26" w14:textId="77777777" w:rsidR="00115FA9" w:rsidRDefault="00115FA9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</w:p>
    <w:p w14:paraId="24870396" w14:textId="77777777" w:rsidR="00115FA9" w:rsidRDefault="00115FA9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</w:p>
    <w:p w14:paraId="484FCAB9" w14:textId="77777777" w:rsidR="00115FA9" w:rsidRDefault="00115FA9" w:rsidP="009423D3">
      <w:pPr>
        <w:spacing w:line="240" w:lineRule="auto"/>
        <w:ind w:left="720"/>
        <w:jc w:val="both"/>
        <w:rPr>
          <w:rFonts w:ascii="TH Sarabun New" w:hAnsi="TH Sarabun New"/>
          <w:sz w:val="32"/>
        </w:rPr>
      </w:pPr>
    </w:p>
    <w:p w14:paraId="79F89CA3" w14:textId="77777777" w:rsidR="00FC736B" w:rsidRDefault="00FC736B" w:rsidP="009423D3">
      <w:pPr>
        <w:tabs>
          <w:tab w:val="left" w:pos="3900"/>
        </w:tabs>
        <w:spacing w:line="240" w:lineRule="auto"/>
        <w:ind w:left="720" w:firstLine="414"/>
        <w:rPr>
          <w:rFonts w:ascii="TH Sarabun New" w:hAnsi="TH Sarabun New"/>
          <w:sz w:val="32"/>
        </w:rPr>
      </w:pPr>
    </w:p>
    <w:p w14:paraId="2A1BB4F8" w14:textId="77777777" w:rsidR="00EB5EB2" w:rsidRDefault="00EB5EB2" w:rsidP="009423D3">
      <w:pPr>
        <w:tabs>
          <w:tab w:val="left" w:pos="3900"/>
        </w:tabs>
        <w:spacing w:line="240" w:lineRule="auto"/>
        <w:ind w:left="720" w:firstLine="414"/>
        <w:rPr>
          <w:rFonts w:ascii="TH Sarabun New" w:hAnsi="TH Sarabun New"/>
          <w:sz w:val="32"/>
        </w:rPr>
      </w:pPr>
    </w:p>
    <w:p w14:paraId="7DFD8C14" w14:textId="11D8A867" w:rsidR="00EB5EB2" w:rsidRDefault="00EB5EB2" w:rsidP="009423D3">
      <w:pPr>
        <w:pStyle w:val="Heading1"/>
        <w:spacing w:line="240" w:lineRule="auto"/>
      </w:pPr>
      <w:r>
        <w:rPr>
          <w:rFonts w:hint="cs"/>
          <w:cs/>
        </w:rPr>
        <w:lastRenderedPageBreak/>
        <w:t xml:space="preserve"> </w:t>
      </w:r>
      <w:r w:rsidR="006159E8">
        <w:rPr>
          <w:cs/>
        </w:rPr>
        <w:br/>
      </w:r>
      <w:bookmarkStart w:id="97" w:name="_Toc210379721"/>
      <w:bookmarkStart w:id="98" w:name="_Toc210387091"/>
      <w:r>
        <w:rPr>
          <w:rFonts w:hint="cs"/>
          <w:cs/>
        </w:rPr>
        <w:t>สรุป</w:t>
      </w:r>
      <w:r w:rsidR="001957D2">
        <w:rPr>
          <w:rFonts w:hint="cs"/>
          <w:cs/>
        </w:rPr>
        <w:t>ผลการดำเนินงานและข้อเสนอแนะ</w:t>
      </w:r>
      <w:bookmarkEnd w:id="97"/>
      <w:bookmarkEnd w:id="98"/>
    </w:p>
    <w:p w14:paraId="3D6BEBEC" w14:textId="14113ED9" w:rsidR="001957D2" w:rsidRDefault="001957D2" w:rsidP="009423D3">
      <w:pPr>
        <w:pStyle w:val="Heading2"/>
        <w:spacing w:line="240" w:lineRule="auto"/>
      </w:pPr>
      <w:bookmarkStart w:id="99" w:name="_Toc210379722"/>
      <w:bookmarkStart w:id="100" w:name="_Toc210387092"/>
      <w:r>
        <w:rPr>
          <w:rFonts w:hint="cs"/>
          <w:cs/>
        </w:rPr>
        <w:t>สรุปผลการดำเนินงาน</w:t>
      </w:r>
      <w:bookmarkEnd w:id="99"/>
      <w:bookmarkEnd w:id="100"/>
    </w:p>
    <w:p w14:paraId="7904DD98" w14:textId="273A6D07" w:rsidR="00FA60BF" w:rsidRPr="00FA60BF" w:rsidRDefault="00FA60BF" w:rsidP="009423D3">
      <w:p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 xml:space="preserve">ระบบจัดการห้องสมุด </w:t>
      </w:r>
      <w:r w:rsidRPr="00FA60BF">
        <w:rPr>
          <w:rFonts w:ascii="TH Sarabun New" w:hAnsi="TH Sarabun New"/>
          <w:sz w:val="32"/>
        </w:rPr>
        <w:t xml:space="preserve">PyLibMan </w:t>
      </w:r>
      <w:r w:rsidRPr="00FA60BF">
        <w:rPr>
          <w:rFonts w:ascii="TH Sarabun New" w:hAnsi="TH Sarabun New"/>
          <w:sz w:val="32"/>
          <w:cs/>
        </w:rPr>
        <w:t>ได้รับการพัฒนาสำเร็จครบถ้วนตามวัตถุประสงค์ที่กำหนดไว้ โดยมีผลการดำเนินงานดังนี้</w:t>
      </w:r>
    </w:p>
    <w:p w14:paraId="4AB5F5E5" w14:textId="32078071" w:rsidR="00FA60BF" w:rsidRPr="00A127D0" w:rsidRDefault="00A127D0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/>
          <w:sz w:val="32"/>
        </w:rPr>
        <w:t xml:space="preserve">      </w:t>
      </w:r>
      <w:r w:rsidR="00FA60BF" w:rsidRPr="00A127D0">
        <w:rPr>
          <w:rFonts w:ascii="TH Sarabun New" w:hAnsi="TH Sarabun New"/>
          <w:sz w:val="32"/>
        </w:rPr>
        <w:t xml:space="preserve">5.1.1 </w:t>
      </w:r>
      <w:r w:rsidR="00FA60BF" w:rsidRPr="00A127D0">
        <w:rPr>
          <w:rFonts w:ascii="TH Sarabun New" w:hAnsi="TH Sarabun New"/>
          <w:sz w:val="32"/>
          <w:cs/>
        </w:rPr>
        <w:t>ฟังก์ชันการทำงานหลัก</w:t>
      </w:r>
    </w:p>
    <w:p w14:paraId="41A73EC3" w14:textId="77777777" w:rsidR="00FA60BF" w:rsidRPr="00FA60BF" w:rsidRDefault="00FA60BF" w:rsidP="009423D3">
      <w:p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 xml:space="preserve">ระบบสามารถทำงานได้ครบทั้ง </w:t>
      </w:r>
      <w:r w:rsidRPr="00FA60BF">
        <w:rPr>
          <w:rFonts w:ascii="TH Sarabun New" w:hAnsi="TH Sarabun New"/>
          <w:sz w:val="32"/>
        </w:rPr>
        <w:t xml:space="preserve">4 </w:t>
      </w:r>
      <w:r w:rsidRPr="00FA60BF">
        <w:rPr>
          <w:rFonts w:ascii="TH Sarabun New" w:hAnsi="TH Sarabun New"/>
          <w:sz w:val="32"/>
          <w:cs/>
        </w:rPr>
        <w:t>ส่วนหลัก ได้แก่:</w:t>
      </w:r>
    </w:p>
    <w:p w14:paraId="481FA03F" w14:textId="77777777" w:rsidR="00FA60BF" w:rsidRPr="00FA60BF" w:rsidRDefault="00FA60BF" w:rsidP="00187659">
      <w:pPr>
        <w:numPr>
          <w:ilvl w:val="0"/>
          <w:numId w:val="14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การจัดการหนังสือ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>สามารถเพิ่ม แสดง แก้ไข และลบข้อมูลหนังสือได้อย่างสมบูรณ์</w:t>
      </w:r>
    </w:p>
    <w:p w14:paraId="00536FD3" w14:textId="77777777" w:rsidR="00FA60BF" w:rsidRPr="00FA60BF" w:rsidRDefault="00FA60BF" w:rsidP="00187659">
      <w:pPr>
        <w:numPr>
          <w:ilvl w:val="0"/>
          <w:numId w:val="14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การจัดการสมาชิก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 xml:space="preserve">จัดเก็บข้อมูลสมาชิกพร้อมรองรับการแก้ไขและลบแบบ </w:t>
      </w:r>
      <w:r w:rsidRPr="00FA60BF">
        <w:rPr>
          <w:rFonts w:ascii="TH Sarabun New" w:hAnsi="TH Sarabun New"/>
          <w:sz w:val="32"/>
        </w:rPr>
        <w:t>Soft Delete</w:t>
      </w:r>
    </w:p>
    <w:p w14:paraId="1BF5AA73" w14:textId="77777777" w:rsidR="00FA60BF" w:rsidRPr="00FA60BF" w:rsidRDefault="00FA60BF" w:rsidP="00187659">
      <w:pPr>
        <w:numPr>
          <w:ilvl w:val="0"/>
          <w:numId w:val="14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การจัดการยืม-คืน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>มีระบบคำนวณค่าปรับอัตโนมัติและจัดการสต็อกหนังสืออย่างถูกต้อง</w:t>
      </w:r>
    </w:p>
    <w:p w14:paraId="3A98CB7B" w14:textId="77777777" w:rsidR="00FA60BF" w:rsidRPr="00FA60BF" w:rsidRDefault="00FA60BF" w:rsidP="00187659">
      <w:pPr>
        <w:numPr>
          <w:ilvl w:val="0"/>
          <w:numId w:val="14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การสร้างรายงาน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>สร้างรายงานสรุปข้อมูลการยืม-คืนได้อย่างครบถ้วนและอ่านง่าย</w:t>
      </w:r>
    </w:p>
    <w:p w14:paraId="12C2FD69" w14:textId="77777777" w:rsidR="00FA60BF" w:rsidRPr="00FA60BF" w:rsidRDefault="00FA60BF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</w:rPr>
        <w:t xml:space="preserve">5.1.2 </w:t>
      </w:r>
      <w:r w:rsidRPr="00FA60BF">
        <w:rPr>
          <w:rFonts w:ascii="TH Sarabun New" w:hAnsi="TH Sarabun New"/>
          <w:sz w:val="32"/>
          <w:cs/>
        </w:rPr>
        <w:t>เทคโนโลยีที่ใช้</w:t>
      </w:r>
    </w:p>
    <w:p w14:paraId="5D8062CF" w14:textId="77777777" w:rsidR="00FA60BF" w:rsidRPr="00FA60BF" w:rsidRDefault="00FA60BF" w:rsidP="00187659">
      <w:pPr>
        <w:numPr>
          <w:ilvl w:val="0"/>
          <w:numId w:val="15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ใช้โมดูล</w:t>
      </w:r>
      <w:r w:rsidRPr="00FA60BF">
        <w:rPr>
          <w:rFonts w:ascii="TH Sarabun New" w:hAnsi="TH Sarabun New"/>
          <w:sz w:val="32"/>
        </w:rPr>
        <w:t xml:space="preserve"> struct </w:t>
      </w:r>
      <w:r w:rsidRPr="00FA60BF">
        <w:rPr>
          <w:rFonts w:ascii="TH Sarabun New" w:hAnsi="TH Sarabun New"/>
          <w:sz w:val="32"/>
          <w:cs/>
        </w:rPr>
        <w:t xml:space="preserve">ในการจัดการ </w:t>
      </w:r>
      <w:r w:rsidRPr="00FA60BF">
        <w:rPr>
          <w:rFonts w:ascii="TH Sarabun New" w:hAnsi="TH Sarabun New"/>
          <w:sz w:val="32"/>
        </w:rPr>
        <w:t xml:space="preserve">Binary File </w:t>
      </w:r>
      <w:r w:rsidRPr="00FA60BF">
        <w:rPr>
          <w:rFonts w:ascii="TH Sarabun New" w:hAnsi="TH Sarabun New"/>
          <w:sz w:val="32"/>
          <w:cs/>
        </w:rPr>
        <w:t>ทำให้ข้อมูลมีขนาดเล็กและเข้าถึงได้เร็ว</w:t>
      </w:r>
    </w:p>
    <w:p w14:paraId="215B8BD9" w14:textId="77777777" w:rsidR="00FA60BF" w:rsidRPr="00FA60BF" w:rsidRDefault="00FA60BF" w:rsidP="00187659">
      <w:pPr>
        <w:numPr>
          <w:ilvl w:val="0"/>
          <w:numId w:val="15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 xml:space="preserve">ใช้ </w:t>
      </w:r>
      <w:r w:rsidRPr="00FA60BF">
        <w:rPr>
          <w:rFonts w:ascii="TH Sarabun New" w:hAnsi="TH Sarabun New"/>
          <w:sz w:val="32"/>
        </w:rPr>
        <w:t xml:space="preserve">Timestamp </w:t>
      </w:r>
      <w:r w:rsidRPr="00FA60BF">
        <w:rPr>
          <w:rFonts w:ascii="TH Sarabun New" w:hAnsi="TH Sarabun New"/>
          <w:sz w:val="32"/>
          <w:cs/>
        </w:rPr>
        <w:t>ในการบันทึกวันเวลา ทำให้คำนวณค่าปรับได้แม่นยำ</w:t>
      </w:r>
    </w:p>
    <w:p w14:paraId="5010C5D8" w14:textId="77777777" w:rsidR="00FA60BF" w:rsidRPr="00FA60BF" w:rsidRDefault="00FA60BF" w:rsidP="00187659">
      <w:pPr>
        <w:numPr>
          <w:ilvl w:val="0"/>
          <w:numId w:val="15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ออกแบบโครงสร้างโค้ดแบบแยกโมดูล (</w:t>
      </w:r>
      <w:r w:rsidRPr="00FA60BF">
        <w:rPr>
          <w:rFonts w:ascii="TH Sarabun New" w:hAnsi="TH Sarabun New"/>
          <w:sz w:val="32"/>
        </w:rPr>
        <w:t xml:space="preserve">Modular Design) </w:t>
      </w:r>
      <w:r w:rsidRPr="00FA60BF">
        <w:rPr>
          <w:rFonts w:ascii="TH Sarabun New" w:hAnsi="TH Sarabun New"/>
          <w:sz w:val="32"/>
          <w:cs/>
        </w:rPr>
        <w:t>ทำให้ง่ายต่อการดูแลและพัฒนาเพิ่มเติม</w:t>
      </w:r>
    </w:p>
    <w:p w14:paraId="2E82CA49" w14:textId="77777777" w:rsidR="00FA60BF" w:rsidRPr="00FA60BF" w:rsidRDefault="00FA60BF" w:rsidP="009423D3">
      <w:pPr>
        <w:spacing w:line="240" w:lineRule="auto"/>
        <w:ind w:left="720" w:firstLine="414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</w:rPr>
        <w:t xml:space="preserve">5.1.3 </w:t>
      </w:r>
      <w:r w:rsidRPr="00FA60BF">
        <w:rPr>
          <w:rFonts w:ascii="TH Sarabun New" w:hAnsi="TH Sarabun New"/>
          <w:sz w:val="32"/>
          <w:cs/>
        </w:rPr>
        <w:t>จุดเด่นของระบบ</w:t>
      </w:r>
    </w:p>
    <w:p w14:paraId="6A970BB0" w14:textId="77777777" w:rsidR="00FA60BF" w:rsidRPr="00FA60BF" w:rsidRDefault="00FA60BF" w:rsidP="00187659">
      <w:pPr>
        <w:numPr>
          <w:ilvl w:val="0"/>
          <w:numId w:val="16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</w:rPr>
        <w:t xml:space="preserve">Auto ID Generation - </w:t>
      </w:r>
      <w:r w:rsidRPr="00FA60BF">
        <w:rPr>
          <w:rFonts w:ascii="TH Sarabun New" w:hAnsi="TH Sarabun New"/>
          <w:sz w:val="32"/>
          <w:cs/>
        </w:rPr>
        <w:t xml:space="preserve">ระบบสร้าง </w:t>
      </w:r>
      <w:r w:rsidRPr="00FA60BF">
        <w:rPr>
          <w:rFonts w:ascii="TH Sarabun New" w:hAnsi="TH Sarabun New"/>
          <w:sz w:val="32"/>
        </w:rPr>
        <w:t xml:space="preserve">ID </w:t>
      </w:r>
      <w:r w:rsidRPr="00FA60BF">
        <w:rPr>
          <w:rFonts w:ascii="TH Sarabun New" w:hAnsi="TH Sarabun New"/>
          <w:sz w:val="32"/>
          <w:cs/>
        </w:rPr>
        <w:t xml:space="preserve">อัตโนมัติจาก </w:t>
      </w:r>
      <w:r w:rsidRPr="00FA60BF">
        <w:rPr>
          <w:rFonts w:ascii="TH Sarabun New" w:hAnsi="TH Sarabun New"/>
          <w:sz w:val="32"/>
        </w:rPr>
        <w:t xml:space="preserve">record </w:t>
      </w:r>
      <w:r w:rsidRPr="00FA60BF">
        <w:rPr>
          <w:rFonts w:ascii="TH Sarabun New" w:hAnsi="TH Sarabun New"/>
          <w:sz w:val="32"/>
          <w:cs/>
        </w:rPr>
        <w:t>สุดท้าย ไม่ต้องกังวลเรื่องการซ้ำกัน</w:t>
      </w:r>
    </w:p>
    <w:p w14:paraId="3FA84F7B" w14:textId="77777777" w:rsidR="00FA60BF" w:rsidRPr="00FA60BF" w:rsidRDefault="00FA60BF" w:rsidP="00187659">
      <w:pPr>
        <w:numPr>
          <w:ilvl w:val="0"/>
          <w:numId w:val="16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</w:rPr>
        <w:t xml:space="preserve">Soft Delete - </w:t>
      </w:r>
      <w:r w:rsidRPr="00FA60BF">
        <w:rPr>
          <w:rFonts w:ascii="TH Sarabun New" w:hAnsi="TH Sarabun New"/>
          <w:sz w:val="32"/>
          <w:cs/>
        </w:rPr>
        <w:t>ข้อมูลที่ลบยังคงอยู่ในไฟล์ สามารถกู้คืนได้ในภายหลัง</w:t>
      </w:r>
    </w:p>
    <w:p w14:paraId="36FDF4C8" w14:textId="77777777" w:rsidR="00FA60BF" w:rsidRPr="00FA60BF" w:rsidRDefault="00FA60BF" w:rsidP="00187659">
      <w:pPr>
        <w:numPr>
          <w:ilvl w:val="0"/>
          <w:numId w:val="16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การจัดการสต็อกอัตโนมัติ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>ระบบปรับจำนวนหนังสือเมื่อมีการยืม-คืนโดยอัตโนมัติ</w:t>
      </w:r>
    </w:p>
    <w:p w14:paraId="3136E8C3" w14:textId="5A996282" w:rsidR="00FA60BF" w:rsidRPr="00A127D0" w:rsidRDefault="00FA60BF" w:rsidP="00187659">
      <w:pPr>
        <w:numPr>
          <w:ilvl w:val="0"/>
          <w:numId w:val="16"/>
        </w:numPr>
        <w:spacing w:line="240" w:lineRule="auto"/>
        <w:rPr>
          <w:rFonts w:ascii="TH Sarabun New" w:hAnsi="TH Sarabun New"/>
          <w:sz w:val="32"/>
        </w:rPr>
      </w:pPr>
      <w:r w:rsidRPr="00FA60BF">
        <w:rPr>
          <w:rFonts w:ascii="TH Sarabun New" w:hAnsi="TH Sarabun New"/>
          <w:sz w:val="32"/>
          <w:cs/>
        </w:rPr>
        <w:t>รายงานแบบรวมกลุ่ม</w:t>
      </w:r>
      <w:r w:rsidRPr="00FA60BF">
        <w:rPr>
          <w:rFonts w:ascii="TH Sarabun New" w:hAnsi="TH Sarabun New"/>
          <w:sz w:val="32"/>
        </w:rPr>
        <w:t xml:space="preserve"> - </w:t>
      </w:r>
      <w:r w:rsidRPr="00FA60BF">
        <w:rPr>
          <w:rFonts w:ascii="TH Sarabun New" w:hAnsi="TH Sarabun New"/>
          <w:sz w:val="32"/>
          <w:cs/>
        </w:rPr>
        <w:t>จัดกลุ่มหนังสือหลายเล่มของสมาชิกเดียวกันไว้ด้วยกัน อ่านเข้าใจง่าย</w:t>
      </w:r>
    </w:p>
    <w:p w14:paraId="6FD5067B" w14:textId="526958A9" w:rsidR="001957D2" w:rsidRDefault="00961E66" w:rsidP="009423D3">
      <w:pPr>
        <w:pStyle w:val="Heading2"/>
        <w:spacing w:line="240" w:lineRule="auto"/>
      </w:pPr>
      <w:bookmarkStart w:id="101" w:name="_Toc210379723"/>
      <w:bookmarkStart w:id="102" w:name="_Toc210387093"/>
      <w:r>
        <w:rPr>
          <w:rFonts w:hint="cs"/>
          <w:cs/>
        </w:rPr>
        <w:t>ปัญ</w:t>
      </w:r>
      <w:r w:rsidR="00407B0E">
        <w:rPr>
          <w:rFonts w:hint="cs"/>
          <w:cs/>
        </w:rPr>
        <w:t>หา</w:t>
      </w:r>
      <w:r>
        <w:rPr>
          <w:rFonts w:hint="cs"/>
          <w:cs/>
        </w:rPr>
        <w:t>และอุปสรรคในการดำเนินงาน</w:t>
      </w:r>
      <w:bookmarkEnd w:id="101"/>
      <w:bookmarkEnd w:id="102"/>
    </w:p>
    <w:p w14:paraId="2BF8F208" w14:textId="2EF8BE55" w:rsidR="00780BBF" w:rsidRPr="00780BBF" w:rsidRDefault="00780BBF" w:rsidP="009423D3">
      <w:pPr>
        <w:pStyle w:val="Heading3"/>
        <w:numPr>
          <w:ilvl w:val="0"/>
          <w:numId w:val="0"/>
        </w:numPr>
        <w:spacing w:line="240" w:lineRule="auto"/>
        <w:ind w:left="794"/>
      </w:pPr>
      <w:r>
        <w:t xml:space="preserve">     </w:t>
      </w:r>
      <w:r w:rsidRPr="00780BBF">
        <w:t xml:space="preserve">5.2.1 </w:t>
      </w:r>
      <w:r w:rsidRPr="00780BBF">
        <w:rPr>
          <w:cs/>
        </w:rPr>
        <w:t>ปัญหาด้านการเข้ารหัส (</w:t>
      </w:r>
      <w:r w:rsidRPr="00780BBF">
        <w:t>Encoding)</w:t>
      </w:r>
    </w:p>
    <w:p w14:paraId="0869D87A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ปัญหา: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การจัดการข้อความภาษาไทยใน </w:t>
      </w:r>
      <w:r w:rsidRPr="00780BBF">
        <w:rPr>
          <w:rFonts w:ascii="TH Sarabun New" w:hAnsi="TH Sarabun New" w:cs="TH Sarabun New"/>
          <w:sz w:val="32"/>
          <w:szCs w:val="32"/>
        </w:rPr>
        <w:t xml:space="preserve">Binary File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มีปัญหาเรื่องการเข้ารหัส </w:t>
      </w:r>
      <w:r w:rsidRPr="00780BBF">
        <w:rPr>
          <w:rFonts w:ascii="TH Sarabun New" w:hAnsi="TH Sarabun New" w:cs="TH Sarabun New"/>
          <w:sz w:val="32"/>
          <w:szCs w:val="32"/>
        </w:rPr>
        <w:t xml:space="preserve">UTF-8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ที่ใช้ </w:t>
      </w:r>
      <w:r w:rsidRPr="00780BBF">
        <w:rPr>
          <w:rFonts w:ascii="TH Sarabun New" w:hAnsi="TH Sarabun New" w:cs="TH Sarabun New"/>
          <w:sz w:val="32"/>
          <w:szCs w:val="32"/>
        </w:rPr>
        <w:t xml:space="preserve">3 bytes </w:t>
      </w:r>
      <w:r w:rsidRPr="00780BBF">
        <w:rPr>
          <w:rFonts w:ascii="TH Sarabun New" w:hAnsi="TH Sarabun New" w:cs="TH Sarabun New"/>
          <w:sz w:val="32"/>
          <w:szCs w:val="32"/>
          <w:cs/>
        </w:rPr>
        <w:t>ต่อตัวอักษร</w:t>
      </w:r>
    </w:p>
    <w:p w14:paraId="5FA2834E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lastRenderedPageBreak/>
        <w:t>แนวทางแก้ไข: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กำหนดขนาด </w:t>
      </w:r>
      <w:r w:rsidRPr="00780BBF">
        <w:rPr>
          <w:rFonts w:ascii="TH Sarabun New" w:hAnsi="TH Sarabun New" w:cs="TH Sarabun New"/>
          <w:sz w:val="32"/>
          <w:szCs w:val="32"/>
        </w:rPr>
        <w:t xml:space="preserve">field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ให้ใหญ่พอ (เช่น ชื่อหนังสือ </w:t>
      </w:r>
      <w:r w:rsidRPr="00780BBF">
        <w:rPr>
          <w:rFonts w:ascii="TH Sarabun New" w:hAnsi="TH Sarabun New" w:cs="TH Sarabun New"/>
          <w:sz w:val="32"/>
          <w:szCs w:val="32"/>
        </w:rPr>
        <w:t xml:space="preserve">128 bytes) </w:t>
      </w:r>
      <w:r w:rsidRPr="00780BBF">
        <w:rPr>
          <w:rFonts w:ascii="TH Sarabun New" w:hAnsi="TH Sarabun New" w:cs="TH Sarabun New"/>
          <w:sz w:val="32"/>
          <w:szCs w:val="32"/>
          <w:cs/>
        </w:rPr>
        <w:t>เพื่อรองรับอักษรไทย และใช้ฟังก์ชัน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Style w:val="HTMLCode"/>
          <w:rFonts w:ascii="TH Sarabun New" w:eastAsia="TH Sarabun New" w:hAnsi="TH Sarabun New" w:cs="TH Sarabun New"/>
          <w:sz w:val="32"/>
          <w:szCs w:val="32"/>
        </w:rPr>
        <w:t>pack_string()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ที่ตัดข้อความให้พอดีกับขนาดที่กำหนด</w:t>
      </w:r>
    </w:p>
    <w:p w14:paraId="78943002" w14:textId="77777777" w:rsidR="00780BBF" w:rsidRPr="00780BBF" w:rsidRDefault="00780BBF" w:rsidP="009423D3">
      <w:pPr>
        <w:pStyle w:val="Heading3"/>
        <w:numPr>
          <w:ilvl w:val="0"/>
          <w:numId w:val="0"/>
        </w:numPr>
        <w:spacing w:line="240" w:lineRule="auto"/>
        <w:ind w:left="794" w:firstLine="340"/>
      </w:pPr>
      <w:r w:rsidRPr="00780BBF">
        <w:t xml:space="preserve">5.2.2 </w:t>
      </w:r>
      <w:r w:rsidRPr="00780BBF">
        <w:rPr>
          <w:cs/>
        </w:rPr>
        <w:t>ปัญหาการจัดการตำแหน่งในไฟล์</w:t>
      </w:r>
    </w:p>
    <w:p w14:paraId="6802B369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ปัญหา: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780BBF">
        <w:rPr>
          <w:rFonts w:ascii="TH Sarabun New" w:hAnsi="TH Sarabun New" w:cs="TH Sarabun New"/>
          <w:sz w:val="32"/>
          <w:szCs w:val="32"/>
        </w:rPr>
        <w:t xml:space="preserve">seek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780BBF">
        <w:rPr>
          <w:rFonts w:ascii="TH Sarabun New" w:hAnsi="TH Sarabun New" w:cs="TH Sarabun New"/>
          <w:sz w:val="32"/>
          <w:szCs w:val="32"/>
        </w:rPr>
        <w:t xml:space="preserve">write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ในตำแหน่งที่ไม่ถูกต้องอาจทำให้ข้อมูลเสียหายหรือเขียนทับผิด </w:t>
      </w:r>
      <w:r w:rsidRPr="00780BBF">
        <w:rPr>
          <w:rFonts w:ascii="TH Sarabun New" w:hAnsi="TH Sarabun New" w:cs="TH Sarabun New"/>
          <w:sz w:val="32"/>
          <w:szCs w:val="32"/>
        </w:rPr>
        <w:t>record</w:t>
      </w:r>
    </w:p>
    <w:p w14:paraId="4AA9B88F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แนวทางแก้ไข: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ใช้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Style w:val="HTMLCode"/>
          <w:rFonts w:ascii="TH Sarabun New" w:eastAsia="TH Sarabun New" w:hAnsi="TH Sarabun New" w:cs="TH Sarabun New"/>
          <w:sz w:val="32"/>
          <w:szCs w:val="32"/>
        </w:rPr>
        <w:t>f.tell()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บันทึกตำแหน่งก่อนอ่านทุกครั้ง และใช้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Style w:val="HTMLCode"/>
          <w:rFonts w:ascii="TH Sarabun New" w:eastAsia="TH Sarabun New" w:hAnsi="TH Sarabun New" w:cs="TH Sarabun New"/>
          <w:sz w:val="32"/>
          <w:szCs w:val="32"/>
        </w:rPr>
        <w:t>f.seek(pos)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กลับไปตำแหน่งเดิมก่อนเขียนข้อมูล</w:t>
      </w:r>
    </w:p>
    <w:p w14:paraId="6C1A11A0" w14:textId="77777777" w:rsidR="00780BBF" w:rsidRPr="00780BBF" w:rsidRDefault="00780BBF" w:rsidP="009423D3">
      <w:pPr>
        <w:pStyle w:val="Heading3"/>
        <w:numPr>
          <w:ilvl w:val="0"/>
          <w:numId w:val="0"/>
        </w:numPr>
        <w:spacing w:line="240" w:lineRule="auto"/>
        <w:ind w:left="227" w:firstLine="907"/>
      </w:pPr>
      <w:r w:rsidRPr="00780BBF">
        <w:t xml:space="preserve">5.2.3 </w:t>
      </w:r>
      <w:r w:rsidRPr="00780BBF">
        <w:rPr>
          <w:cs/>
        </w:rPr>
        <w:t xml:space="preserve">ปัญหาการคำนวณขนาด </w:t>
      </w:r>
      <w:r w:rsidRPr="00780BBF">
        <w:t>Record</w:t>
      </w:r>
    </w:p>
    <w:p w14:paraId="3F23127F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ปัญหา: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การคำนวณขนาด </w:t>
      </w:r>
      <w:r w:rsidRPr="00780BBF">
        <w:rPr>
          <w:rFonts w:ascii="TH Sarabun New" w:hAnsi="TH Sarabun New" w:cs="TH Sarabun New"/>
          <w:sz w:val="32"/>
          <w:szCs w:val="32"/>
        </w:rPr>
        <w:t xml:space="preserve">record </w:t>
      </w:r>
      <w:r w:rsidRPr="00780BBF">
        <w:rPr>
          <w:rFonts w:ascii="TH Sarabun New" w:hAnsi="TH Sarabun New" w:cs="TH Sarabun New"/>
          <w:sz w:val="32"/>
          <w:szCs w:val="32"/>
          <w:cs/>
        </w:rPr>
        <w:t>ผิดพลาดอาจทำให้อ่านข้อมูลไม่ครบหรือเกิน</w:t>
      </w:r>
    </w:p>
    <w:p w14:paraId="3F897737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แนวทางแก้ไข: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ใช้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Style w:val="HTMLCode"/>
          <w:rFonts w:ascii="TH Sarabun New" w:eastAsia="TH Sarabun New" w:hAnsi="TH Sarabun New" w:cs="TH Sarabun New"/>
          <w:sz w:val="32"/>
          <w:szCs w:val="32"/>
        </w:rPr>
        <w:t>struct.calcsize()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คำนวณขนาดอัตโนมัติจาก </w:t>
      </w:r>
      <w:r w:rsidRPr="00780BBF">
        <w:rPr>
          <w:rFonts w:ascii="TH Sarabun New" w:hAnsi="TH Sarabun New" w:cs="TH Sarabun New"/>
          <w:sz w:val="32"/>
          <w:szCs w:val="32"/>
        </w:rPr>
        <w:t xml:space="preserve">format string </w:t>
      </w:r>
      <w:r w:rsidRPr="00780BBF">
        <w:rPr>
          <w:rFonts w:ascii="TH Sarabun New" w:hAnsi="TH Sarabun New" w:cs="TH Sarabun New"/>
          <w:sz w:val="32"/>
          <w:szCs w:val="32"/>
          <w:cs/>
        </w:rPr>
        <w:t>แทนการคำนวณเอง</w:t>
      </w:r>
    </w:p>
    <w:p w14:paraId="17AF5419" w14:textId="77777777" w:rsidR="00780BBF" w:rsidRPr="00780BBF" w:rsidRDefault="00780BBF" w:rsidP="009423D3">
      <w:pPr>
        <w:pStyle w:val="Heading3"/>
        <w:numPr>
          <w:ilvl w:val="0"/>
          <w:numId w:val="0"/>
        </w:numPr>
        <w:spacing w:line="240" w:lineRule="auto"/>
        <w:ind w:left="227" w:firstLine="907"/>
      </w:pPr>
      <w:r w:rsidRPr="00780BBF">
        <w:t xml:space="preserve">5.2.4 </w:t>
      </w:r>
      <w:r w:rsidRPr="00780BBF">
        <w:rPr>
          <w:cs/>
        </w:rPr>
        <w:t>ปัญหาการแสดงผลในรายงาน</w:t>
      </w:r>
    </w:p>
    <w:p w14:paraId="3C39F1C3" w14:textId="77777777" w:rsidR="00780BBF" w:rsidRPr="00780BBF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ปัญหา: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รายงานที่มีหนังสือหลายเล่มต่อคนทำให้ตารางยาวและอ่านยาก</w:t>
      </w:r>
    </w:p>
    <w:p w14:paraId="73ED5942" w14:textId="156E722C" w:rsidR="00780BBF" w:rsidRPr="00CA545B" w:rsidRDefault="00780BBF" w:rsidP="009423D3">
      <w:pPr>
        <w:pStyle w:val="whitespace-normal"/>
        <w:rPr>
          <w:rFonts w:ascii="TH Sarabun New" w:hAnsi="TH Sarabun New" w:cs="TH Sarabun New"/>
          <w:sz w:val="32"/>
          <w:szCs w:val="32"/>
        </w:rPr>
      </w:pPr>
      <w:r w:rsidRPr="00780BBF">
        <w:rPr>
          <w:rStyle w:val="Strong"/>
          <w:rFonts w:ascii="TH Sarabun New" w:eastAsia="TH Sarabun New" w:hAnsi="TH Sarabun New" w:cs="TH Sarabun New"/>
          <w:b w:val="0"/>
          <w:bCs w:val="0"/>
          <w:sz w:val="32"/>
          <w:szCs w:val="32"/>
          <w:cs/>
        </w:rPr>
        <w:t>แนวทางแก้ไข: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 xml:space="preserve">ใช้วิธีรวมชื่อหนังสือหลายเล่มเป็น </w:t>
      </w:r>
      <w:r w:rsidRPr="00780BBF">
        <w:rPr>
          <w:rFonts w:ascii="TH Sarabun New" w:hAnsi="TH Sarabun New" w:cs="TH Sarabun New"/>
          <w:sz w:val="32"/>
          <w:szCs w:val="32"/>
        </w:rPr>
        <w:t xml:space="preserve">string </w:t>
      </w:r>
      <w:r w:rsidRPr="00780BBF">
        <w:rPr>
          <w:rFonts w:ascii="TH Sarabun New" w:hAnsi="TH Sarabun New" w:cs="TH Sarabun New"/>
          <w:sz w:val="32"/>
          <w:szCs w:val="32"/>
          <w:cs/>
        </w:rPr>
        <w:t>เดียวด้วย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Style w:val="HTMLCode"/>
          <w:rFonts w:ascii="TH Sarabun New" w:eastAsia="TH Sarabun New" w:hAnsi="TH Sarabun New" w:cs="TH Sarabun New"/>
          <w:sz w:val="32"/>
          <w:szCs w:val="32"/>
        </w:rPr>
        <w:t>", ".join()</w:t>
      </w:r>
      <w:r w:rsidRPr="00780BBF">
        <w:rPr>
          <w:rFonts w:ascii="TH Sarabun New" w:hAnsi="TH Sarabun New" w:cs="TH Sarabun New"/>
          <w:sz w:val="32"/>
          <w:szCs w:val="32"/>
        </w:rPr>
        <w:t xml:space="preserve"> </w:t>
      </w:r>
      <w:r w:rsidRPr="00780BBF">
        <w:rPr>
          <w:rFonts w:ascii="TH Sarabun New" w:hAnsi="TH Sarabun New" w:cs="TH Sarabun New"/>
          <w:sz w:val="32"/>
          <w:szCs w:val="32"/>
          <w:cs/>
        </w:rPr>
        <w:t>และกำหนดสถานะรวมจากทุกเล่มที่ยืม</w:t>
      </w:r>
    </w:p>
    <w:p w14:paraId="1573508C" w14:textId="25117758" w:rsidR="00961E66" w:rsidRDefault="00961E66" w:rsidP="009423D3">
      <w:pPr>
        <w:pStyle w:val="Heading2"/>
        <w:spacing w:line="240" w:lineRule="auto"/>
      </w:pPr>
      <w:bookmarkStart w:id="103" w:name="_Toc210379724"/>
      <w:bookmarkStart w:id="104" w:name="_Toc210387094"/>
      <w:r>
        <w:rPr>
          <w:rFonts w:hint="cs"/>
          <w:cs/>
        </w:rPr>
        <w:t>ข้อเสนอแนะ</w:t>
      </w:r>
      <w:bookmarkEnd w:id="103"/>
      <w:bookmarkEnd w:id="104"/>
    </w:p>
    <w:p w14:paraId="4B40341A" w14:textId="0A8CFBB8" w:rsidR="00DB79B9" w:rsidRDefault="00DB79B9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5.3.1</w:t>
      </w:r>
      <w:r w:rsidR="006E79CB">
        <w:rPr>
          <w:rFonts w:ascii="TH Sarabun New" w:hAnsi="TH Sarabun New"/>
          <w:sz w:val="32"/>
        </w:rPr>
        <w:t xml:space="preserve"> </w:t>
      </w:r>
      <w:r w:rsidR="006E79CB" w:rsidRPr="006E79CB">
        <w:rPr>
          <w:rFonts w:ascii="TH Sarabun New" w:hAnsi="TH Sarabun New"/>
          <w:sz w:val="32"/>
          <w:cs/>
        </w:rPr>
        <w:t>เพิ่มระบบค้นหา</w:t>
      </w:r>
      <w:r w:rsidR="006E79CB">
        <w:rPr>
          <w:rFonts w:ascii="TH Sarabun New" w:hAnsi="TH Sarabun New" w:hint="cs"/>
          <w:sz w:val="32"/>
          <w:cs/>
        </w:rPr>
        <w:t xml:space="preserve"> </w:t>
      </w:r>
      <w:r w:rsidR="006E79CB" w:rsidRPr="006E79CB">
        <w:rPr>
          <w:rFonts w:ascii="TH Sarabun New" w:hAnsi="TH Sarabun New"/>
          <w:sz w:val="32"/>
          <w:cs/>
        </w:rPr>
        <w:t>ค้นหาหนังสือตามชื่อหรือผู้แต่ง</w:t>
      </w:r>
      <w:r w:rsidR="006E79CB">
        <w:rPr>
          <w:rFonts w:ascii="TH Sarabun New" w:hAnsi="TH Sarabun New" w:hint="cs"/>
          <w:sz w:val="32"/>
          <w:cs/>
        </w:rPr>
        <w:t xml:space="preserve"> </w:t>
      </w:r>
      <w:r w:rsidR="006E79CB" w:rsidRPr="006E79CB">
        <w:rPr>
          <w:rFonts w:ascii="TH Sarabun New" w:hAnsi="TH Sarabun New"/>
          <w:sz w:val="32"/>
          <w:cs/>
        </w:rPr>
        <w:t>ค้นหาสมาชิกตามชื่อหรือเบอร์โทร</w:t>
      </w:r>
    </w:p>
    <w:p w14:paraId="633FA1D4" w14:textId="336A542C" w:rsidR="00DB79B9" w:rsidRDefault="00DB79B9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 5.3.2</w:t>
      </w:r>
      <w:r w:rsidR="00E61AA9">
        <w:rPr>
          <w:rFonts w:ascii="TH Sarabun New" w:hAnsi="TH Sarabun New"/>
          <w:sz w:val="32"/>
        </w:rPr>
        <w:t xml:space="preserve"> </w:t>
      </w:r>
      <w:r w:rsidR="00E61AA9" w:rsidRPr="00E61AA9">
        <w:rPr>
          <w:rFonts w:ascii="TH Sarabun New" w:hAnsi="TH Sarabun New"/>
          <w:sz w:val="32"/>
          <w:cs/>
        </w:rPr>
        <w:t>เพิ่มระบบจัดการผู้ใช้</w:t>
      </w:r>
      <w:r w:rsidR="00E61AA9">
        <w:rPr>
          <w:rFonts w:ascii="TH Sarabun New" w:hAnsi="TH Sarabun New" w:hint="cs"/>
          <w:sz w:val="32"/>
          <w:cs/>
        </w:rPr>
        <w:t xml:space="preserve"> </w:t>
      </w:r>
      <w:r w:rsidR="00E61AA9" w:rsidRPr="00E61AA9">
        <w:rPr>
          <w:rFonts w:ascii="TH Sarabun New" w:hAnsi="TH Sarabun New"/>
          <w:sz w:val="32"/>
          <w:cs/>
        </w:rPr>
        <w:t xml:space="preserve">แยกระดับผู้ใช้เป็น </w:t>
      </w:r>
      <w:r w:rsidR="00E61AA9" w:rsidRPr="00E61AA9">
        <w:rPr>
          <w:rFonts w:ascii="TH Sarabun New" w:hAnsi="TH Sarabun New"/>
          <w:sz w:val="32"/>
        </w:rPr>
        <w:t xml:space="preserve">Admin </w:t>
      </w:r>
      <w:r w:rsidR="00E61AA9" w:rsidRPr="00E61AA9">
        <w:rPr>
          <w:rFonts w:ascii="TH Sarabun New" w:hAnsi="TH Sarabun New"/>
          <w:sz w:val="32"/>
          <w:cs/>
        </w:rPr>
        <w:t xml:space="preserve">และ </w:t>
      </w:r>
      <w:r w:rsidR="00E61AA9" w:rsidRPr="00E61AA9">
        <w:rPr>
          <w:rFonts w:ascii="TH Sarabun New" w:hAnsi="TH Sarabun New"/>
          <w:sz w:val="32"/>
        </w:rPr>
        <w:t>Staff</w:t>
      </w:r>
      <w:r w:rsidR="00E61AA9">
        <w:rPr>
          <w:rFonts w:ascii="TH Sarabun New" w:hAnsi="TH Sarabun New"/>
          <w:sz w:val="32"/>
        </w:rPr>
        <w:t xml:space="preserve"> </w:t>
      </w:r>
      <w:r w:rsidR="00E61AA9" w:rsidRPr="00E61AA9">
        <w:rPr>
          <w:rFonts w:ascii="TH Sarabun New" w:hAnsi="TH Sarabun New"/>
          <w:sz w:val="32"/>
          <w:cs/>
        </w:rPr>
        <w:t xml:space="preserve">ระบบ </w:t>
      </w:r>
      <w:r w:rsidR="00E61AA9" w:rsidRPr="00E61AA9">
        <w:rPr>
          <w:rFonts w:ascii="TH Sarabun New" w:hAnsi="TH Sarabun New"/>
          <w:sz w:val="32"/>
        </w:rPr>
        <w:t xml:space="preserve">Login </w:t>
      </w:r>
      <w:r w:rsidR="00E61AA9" w:rsidRPr="00E61AA9">
        <w:rPr>
          <w:rFonts w:ascii="TH Sarabun New" w:hAnsi="TH Sarabun New"/>
          <w:sz w:val="32"/>
          <w:cs/>
        </w:rPr>
        <w:t xml:space="preserve">ด้วย </w:t>
      </w:r>
      <w:r w:rsidR="00E61AA9" w:rsidRPr="00E61AA9">
        <w:rPr>
          <w:rFonts w:ascii="TH Sarabun New" w:hAnsi="TH Sarabun New"/>
          <w:sz w:val="32"/>
        </w:rPr>
        <w:t xml:space="preserve">Username </w:t>
      </w:r>
      <w:r w:rsidR="00E61AA9" w:rsidRPr="00E61AA9">
        <w:rPr>
          <w:rFonts w:ascii="TH Sarabun New" w:hAnsi="TH Sarabun New"/>
          <w:sz w:val="32"/>
          <w:cs/>
        </w:rPr>
        <w:t xml:space="preserve">และ </w:t>
      </w:r>
      <w:r w:rsidR="00E61AA9" w:rsidRPr="00E61AA9">
        <w:rPr>
          <w:rFonts w:ascii="TH Sarabun New" w:hAnsi="TH Sarabun New"/>
          <w:sz w:val="32"/>
        </w:rPr>
        <w:t>Password</w:t>
      </w:r>
    </w:p>
    <w:p w14:paraId="1727264A" w14:textId="676EBE88" w:rsidR="00961E66" w:rsidRDefault="00961E66" w:rsidP="009423D3">
      <w:pPr>
        <w:pStyle w:val="Heading2"/>
        <w:spacing w:line="240" w:lineRule="auto"/>
      </w:pPr>
      <w:bookmarkStart w:id="105" w:name="_Toc210379725"/>
      <w:bookmarkStart w:id="106" w:name="_Toc210387095"/>
      <w:r>
        <w:rPr>
          <w:rFonts w:hint="cs"/>
          <w:cs/>
        </w:rPr>
        <w:t>สิ่งที่ผู้จัดทำ</w:t>
      </w:r>
      <w:r w:rsidR="004D6D8D">
        <w:rPr>
          <w:rFonts w:hint="cs"/>
          <w:cs/>
        </w:rPr>
        <w:t>ได้รับในการพัฒนาโครงงาน</w:t>
      </w:r>
      <w:bookmarkEnd w:id="105"/>
      <w:bookmarkEnd w:id="106"/>
    </w:p>
    <w:p w14:paraId="6F6BAB44" w14:textId="4436C620" w:rsidR="00E61AA9" w:rsidRDefault="00E61AA9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hint="cs"/>
          <w:cs/>
        </w:rPr>
        <w:t xml:space="preserve">       </w:t>
      </w:r>
      <w:r w:rsidR="0079539B">
        <w:rPr>
          <w:rFonts w:ascii="TH Sarabun New" w:hAnsi="TH Sarabun New" w:hint="cs"/>
          <w:sz w:val="32"/>
          <w:cs/>
        </w:rPr>
        <w:t xml:space="preserve">5.4.1 </w:t>
      </w:r>
      <w:r w:rsidR="0079539B" w:rsidRPr="0079539B">
        <w:rPr>
          <w:rFonts w:ascii="TH Sarabun New" w:hAnsi="TH Sarabun New"/>
          <w:sz w:val="32"/>
          <w:cs/>
        </w:rPr>
        <w:t>ความรู้และทักษะที่ได้รับ</w:t>
      </w:r>
    </w:p>
    <w:p w14:paraId="04A3AC39" w14:textId="1EEFC81A" w:rsidR="003036D5" w:rsidRDefault="003036D5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5.4.2 </w:t>
      </w:r>
      <w:r w:rsidRPr="003036D5">
        <w:rPr>
          <w:rFonts w:ascii="TH Sarabun New" w:hAnsi="TH Sarabun New"/>
          <w:sz w:val="32"/>
          <w:cs/>
        </w:rPr>
        <w:t>เข้าใจการทำงานของ</w:t>
      </w:r>
      <w:r w:rsidRPr="003036D5">
        <w:rPr>
          <w:rFonts w:ascii="TH Sarabun New" w:hAnsi="TH Sarabun New"/>
          <w:sz w:val="32"/>
        </w:rPr>
        <w:t xml:space="preserve"> struct.pack() </w:t>
      </w:r>
      <w:r w:rsidRPr="003036D5">
        <w:rPr>
          <w:rFonts w:ascii="TH Sarabun New" w:hAnsi="TH Sarabun New"/>
          <w:sz w:val="32"/>
          <w:cs/>
        </w:rPr>
        <w:t>และ</w:t>
      </w:r>
      <w:r w:rsidRPr="003036D5">
        <w:rPr>
          <w:rFonts w:ascii="TH Sarabun New" w:hAnsi="TH Sarabun New"/>
          <w:sz w:val="32"/>
        </w:rPr>
        <w:t xml:space="preserve"> struct.unpack()</w:t>
      </w:r>
    </w:p>
    <w:p w14:paraId="7C83B9CF" w14:textId="3A5367D1" w:rsidR="00F81D43" w:rsidRDefault="00F81D43" w:rsidP="009423D3">
      <w:pPr>
        <w:spacing w:line="240" w:lineRule="auto"/>
        <w:ind w:left="720"/>
        <w:rPr>
          <w:rFonts w:ascii="TH Sarabun New" w:hAnsi="TH Sarabun New"/>
          <w:sz w:val="32"/>
        </w:rPr>
      </w:pPr>
      <w:r>
        <w:rPr>
          <w:rFonts w:ascii="TH Sarabun New" w:hAnsi="TH Sarabun New" w:hint="cs"/>
          <w:sz w:val="32"/>
          <w:cs/>
        </w:rPr>
        <w:t xml:space="preserve">     5.4.3 </w:t>
      </w:r>
      <w:r w:rsidRPr="00F81D43">
        <w:rPr>
          <w:rFonts w:ascii="TH Sarabun New" w:hAnsi="TH Sarabun New"/>
          <w:sz w:val="32"/>
          <w:cs/>
        </w:rPr>
        <w:t>เข้าใจการทำงานของ</w:t>
      </w:r>
      <w:r w:rsidRPr="00F81D43">
        <w:rPr>
          <w:rFonts w:ascii="TH Sarabun New" w:hAnsi="TH Sarabun New"/>
          <w:sz w:val="32"/>
        </w:rPr>
        <w:t xml:space="preserve"> struct.pack() </w:t>
      </w:r>
      <w:r w:rsidRPr="00F81D43">
        <w:rPr>
          <w:rFonts w:ascii="TH Sarabun New" w:hAnsi="TH Sarabun New"/>
          <w:sz w:val="32"/>
          <w:cs/>
        </w:rPr>
        <w:t>และ</w:t>
      </w:r>
      <w:r w:rsidRPr="00F81D43">
        <w:rPr>
          <w:rFonts w:ascii="TH Sarabun New" w:hAnsi="TH Sarabun New"/>
          <w:sz w:val="32"/>
        </w:rPr>
        <w:t xml:space="preserve"> struct.unpack()</w:t>
      </w:r>
    </w:p>
    <w:p w14:paraId="3B81D314" w14:textId="2CC2908C" w:rsidR="00F94C74" w:rsidRPr="0079539B" w:rsidRDefault="00F94C74" w:rsidP="009423D3">
      <w:pPr>
        <w:spacing w:line="240" w:lineRule="auto"/>
        <w:ind w:left="720"/>
        <w:rPr>
          <w:rFonts w:ascii="TH Sarabun New" w:hAnsi="TH Sarabun New"/>
          <w:sz w:val="32"/>
          <w:cs/>
        </w:rPr>
      </w:pPr>
    </w:p>
    <w:sectPr w:rsidR="00F94C74" w:rsidRPr="007953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57A1D" w14:textId="77777777" w:rsidR="00807EF0" w:rsidRDefault="00807EF0" w:rsidP="004E5595">
      <w:pPr>
        <w:spacing w:after="0" w:line="240" w:lineRule="auto"/>
      </w:pPr>
      <w:r>
        <w:separator/>
      </w:r>
    </w:p>
  </w:endnote>
  <w:endnote w:type="continuationSeparator" w:id="0">
    <w:p w14:paraId="7375D06F" w14:textId="77777777" w:rsidR="00807EF0" w:rsidRDefault="00807EF0" w:rsidP="004E5595">
      <w:pPr>
        <w:spacing w:after="0" w:line="240" w:lineRule="auto"/>
      </w:pPr>
      <w:r>
        <w:continuationSeparator/>
      </w:r>
    </w:p>
  </w:endnote>
  <w:endnote w:type="continuationNotice" w:id="1">
    <w:p w14:paraId="2A5DB51C" w14:textId="77777777" w:rsidR="00807EF0" w:rsidRDefault="00807EF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57B17" w14:textId="77777777" w:rsidR="007C5D28" w:rsidRDefault="007C5D28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123DB13" w14:textId="55196C1B" w:rsidR="007E5C12" w:rsidRPr="007E5C12" w:rsidRDefault="007E5C12" w:rsidP="007E5C12">
    <w:pPr>
      <w:pStyle w:val="Footer"/>
      <w:jc w:val="center"/>
      <w:rPr>
        <w:rFonts w:ascii="TH Sarabun New" w:hAnsi="TH Sarabun New"/>
        <w:sz w:val="32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1A6C9F" w14:textId="77777777" w:rsidR="007C5D28" w:rsidRPr="007C5D28" w:rsidRDefault="007C5D28">
    <w:pPr>
      <w:pStyle w:val="Footer"/>
      <w:jc w:val="center"/>
      <w:rPr>
        <w:caps/>
        <w:noProof/>
        <w:color w:val="000000" w:themeColor="text1"/>
      </w:rPr>
    </w:pPr>
    <w:r w:rsidRPr="007C5D28">
      <w:rPr>
        <w:caps/>
        <w:color w:val="000000" w:themeColor="text1"/>
      </w:rPr>
      <w:fldChar w:fldCharType="begin"/>
    </w:r>
    <w:r w:rsidRPr="007C5D28">
      <w:rPr>
        <w:caps/>
        <w:color w:val="000000" w:themeColor="text1"/>
      </w:rPr>
      <w:instrText xml:space="preserve"> PAGE   \* MERGEFORMAT </w:instrText>
    </w:r>
    <w:r w:rsidRPr="007C5D28">
      <w:rPr>
        <w:caps/>
        <w:color w:val="000000" w:themeColor="text1"/>
      </w:rPr>
      <w:fldChar w:fldCharType="separate"/>
    </w:r>
    <w:r w:rsidRPr="007C5D28">
      <w:rPr>
        <w:caps/>
        <w:noProof/>
        <w:color w:val="000000" w:themeColor="text1"/>
      </w:rPr>
      <w:t>2</w:t>
    </w:r>
    <w:r w:rsidRPr="007C5D28">
      <w:rPr>
        <w:caps/>
        <w:noProof/>
        <w:color w:val="000000" w:themeColor="text1"/>
      </w:rPr>
      <w:fldChar w:fldCharType="end"/>
    </w:r>
  </w:p>
  <w:p w14:paraId="02C5D320" w14:textId="77777777" w:rsidR="007C5D28" w:rsidRPr="007E5C12" w:rsidRDefault="007C5D28" w:rsidP="007E5C12">
    <w:pPr>
      <w:pStyle w:val="Footer"/>
      <w:jc w:val="center"/>
      <w:rPr>
        <w:rFonts w:ascii="TH Sarabun New" w:hAnsi="TH Sarabun New"/>
        <w:sz w:val="32"/>
        <w: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9B072" w14:textId="00B61333" w:rsidR="007C5D28" w:rsidRPr="007C5D28" w:rsidRDefault="007C5D28">
    <w:pPr>
      <w:pStyle w:val="Footer"/>
      <w:jc w:val="center"/>
      <w:rPr>
        <w:caps/>
        <w:noProof/>
        <w:color w:val="000000" w:themeColor="text1"/>
      </w:rPr>
    </w:pPr>
  </w:p>
  <w:p w14:paraId="39F2E6AC" w14:textId="163FE6BC" w:rsidR="007C5D28" w:rsidRPr="007E5C12" w:rsidRDefault="000A1D4E" w:rsidP="007E5C12">
    <w:pPr>
      <w:pStyle w:val="Footer"/>
      <w:jc w:val="center"/>
      <w:rPr>
        <w:rFonts w:ascii="TH Sarabun New" w:hAnsi="TH Sarabun New"/>
        <w:sz w:val="32"/>
        <w:cs/>
      </w:rPr>
    </w:pPr>
    <w:r>
      <w:rPr>
        <w:rFonts w:ascii="TH Sarabun New" w:hAnsi="TH Sarabun New" w:hint="cs"/>
        <w:sz w:val="32"/>
        <w:cs/>
      </w:rPr>
      <w:t>ง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D9969" w14:textId="77777777" w:rsidR="000A1D4E" w:rsidRPr="007C5D28" w:rsidRDefault="000A1D4E">
    <w:pPr>
      <w:pStyle w:val="Footer"/>
      <w:jc w:val="center"/>
      <w:rPr>
        <w:caps/>
        <w:noProof/>
        <w:color w:val="000000" w:themeColor="text1"/>
      </w:rPr>
    </w:pPr>
  </w:p>
  <w:p w14:paraId="33D311BC" w14:textId="39205E31" w:rsidR="000A1D4E" w:rsidRPr="007E5C12" w:rsidRDefault="000A1D4E" w:rsidP="007E5C12">
    <w:pPr>
      <w:pStyle w:val="Footer"/>
      <w:jc w:val="center"/>
      <w:rPr>
        <w:rFonts w:ascii="TH Sarabun New" w:hAnsi="TH Sarabun New"/>
        <w:sz w:val="32"/>
        <w: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3A581E" w14:textId="77777777" w:rsidR="00807EF0" w:rsidRDefault="00807EF0" w:rsidP="004E5595">
      <w:pPr>
        <w:spacing w:after="0" w:line="240" w:lineRule="auto"/>
      </w:pPr>
      <w:r>
        <w:separator/>
      </w:r>
    </w:p>
  </w:footnote>
  <w:footnote w:type="continuationSeparator" w:id="0">
    <w:p w14:paraId="65348611" w14:textId="77777777" w:rsidR="00807EF0" w:rsidRDefault="00807EF0" w:rsidP="004E5595">
      <w:pPr>
        <w:spacing w:after="0" w:line="240" w:lineRule="auto"/>
      </w:pPr>
      <w:r>
        <w:continuationSeparator/>
      </w:r>
    </w:p>
  </w:footnote>
  <w:footnote w:type="continuationNotice" w:id="1">
    <w:p w14:paraId="716A5E4F" w14:textId="77777777" w:rsidR="00807EF0" w:rsidRDefault="00807EF0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B593F"/>
    <w:multiLevelType w:val="multilevel"/>
    <w:tmpl w:val="22E27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12224"/>
    <w:multiLevelType w:val="multilevel"/>
    <w:tmpl w:val="DD4AE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FC1F00"/>
    <w:multiLevelType w:val="hybridMultilevel"/>
    <w:tmpl w:val="309A037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B583711"/>
    <w:multiLevelType w:val="multilevel"/>
    <w:tmpl w:val="C4B83852"/>
    <w:lvl w:ilvl="0">
      <w:start w:val="1"/>
      <w:numFmt w:val="decimal"/>
      <w:lvlText w:val="%1."/>
      <w:lvlJc w:val="left"/>
      <w:pPr>
        <w:ind w:left="2421" w:hanging="360"/>
      </w:pPr>
    </w:lvl>
    <w:lvl w:ilvl="1">
      <w:start w:val="2"/>
      <w:numFmt w:val="decimal"/>
      <w:isLgl/>
      <w:lvlText w:val="%1.%2"/>
      <w:lvlJc w:val="left"/>
      <w:pPr>
        <w:ind w:left="2577" w:hanging="51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78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4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4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61" w:hanging="1800"/>
      </w:pPr>
      <w:rPr>
        <w:rFonts w:hint="default"/>
      </w:rPr>
    </w:lvl>
  </w:abstractNum>
  <w:abstractNum w:abstractNumId="4" w15:restartNumberingAfterBreak="0">
    <w:nsid w:val="20B4441A"/>
    <w:multiLevelType w:val="hybridMultilevel"/>
    <w:tmpl w:val="E5FA437A"/>
    <w:lvl w:ilvl="0" w:tplc="FFFFFFFF">
      <w:start w:val="1"/>
      <w:numFmt w:val="decimal"/>
      <w:lvlText w:val="%1."/>
      <w:lvlJc w:val="left"/>
      <w:pPr>
        <w:ind w:left="252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2E4703B9"/>
    <w:multiLevelType w:val="hybridMultilevel"/>
    <w:tmpl w:val="E5FA437A"/>
    <w:lvl w:ilvl="0" w:tplc="FFFFFFFF">
      <w:start w:val="1"/>
      <w:numFmt w:val="decimal"/>
      <w:lvlText w:val="%1."/>
      <w:lvlJc w:val="left"/>
      <w:pPr>
        <w:ind w:left="252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2B761F8"/>
    <w:multiLevelType w:val="multilevel"/>
    <w:tmpl w:val="847AA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C707B7"/>
    <w:multiLevelType w:val="hybridMultilevel"/>
    <w:tmpl w:val="EB0A8BF2"/>
    <w:lvl w:ilvl="0" w:tplc="54C8CE34">
      <w:start w:val="1"/>
      <w:numFmt w:val="decimal"/>
      <w:lvlText w:val="%1."/>
      <w:lvlJc w:val="left"/>
      <w:pPr>
        <w:ind w:left="2203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8" w15:restartNumberingAfterBreak="0">
    <w:nsid w:val="367C753D"/>
    <w:multiLevelType w:val="multilevel"/>
    <w:tmpl w:val="95207C9C"/>
    <w:lvl w:ilvl="0">
      <w:start w:val="1"/>
      <w:numFmt w:val="decimal"/>
      <w:pStyle w:val="Heading1"/>
      <w:suff w:val="nothing"/>
      <w:lvlText w:val="บทที่ %1"/>
      <w:lvlJc w:val="left"/>
      <w:pPr>
        <w:ind w:left="0" w:firstLine="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6"/>
        <w:szCs w:val="36"/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710"/>
      </w:pPr>
      <w:rPr>
        <w:rFonts w:ascii="TH Sarabun New" w:hAnsi="TH Sarabun New" w:cs="TH Sarabun New" w:hint="default"/>
        <w:b/>
        <w:bCs/>
        <w:i w:val="0"/>
        <w:iCs w:val="0"/>
        <w:color w:val="000000" w:themeColor="text1"/>
        <w:sz w:val="32"/>
        <w:szCs w:val="32"/>
        <w:u w:val="none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AE34695"/>
    <w:multiLevelType w:val="hybridMultilevel"/>
    <w:tmpl w:val="707E2A06"/>
    <w:lvl w:ilvl="0" w:tplc="FFFFFFFF">
      <w:start w:val="1"/>
      <w:numFmt w:val="decimal"/>
      <w:lvlText w:val="%1."/>
      <w:lvlJc w:val="left"/>
      <w:pPr>
        <w:ind w:left="252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6ED0A91E">
      <w:start w:val="4"/>
      <w:numFmt w:val="bullet"/>
      <w:lvlText w:val=""/>
      <w:lvlJc w:val="left"/>
      <w:pPr>
        <w:ind w:left="2880" w:hanging="360"/>
      </w:pPr>
      <w:rPr>
        <w:rFonts w:ascii="Symbol" w:eastAsia="Times New Roman" w:hAnsi="Symbol" w:cs="Tahoma" w:hint="default"/>
      </w:r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41650715"/>
    <w:multiLevelType w:val="hybridMultilevel"/>
    <w:tmpl w:val="B22A9D6E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4EBF34EC"/>
    <w:multiLevelType w:val="multilevel"/>
    <w:tmpl w:val="20E0AA0A"/>
    <w:lvl w:ilvl="0">
      <w:start w:val="4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91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2" w15:restartNumberingAfterBreak="0">
    <w:nsid w:val="4F4E1EB9"/>
    <w:multiLevelType w:val="hybridMultilevel"/>
    <w:tmpl w:val="E5FA437A"/>
    <w:lvl w:ilvl="0" w:tplc="FFFFFFFF">
      <w:start w:val="1"/>
      <w:numFmt w:val="decimal"/>
      <w:lvlText w:val="%1."/>
      <w:lvlJc w:val="left"/>
      <w:pPr>
        <w:ind w:left="252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06D366A"/>
    <w:multiLevelType w:val="multilevel"/>
    <w:tmpl w:val="83AE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FB1664"/>
    <w:multiLevelType w:val="multilevel"/>
    <w:tmpl w:val="C75497E2"/>
    <w:lvl w:ilvl="0">
      <w:start w:val="4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91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64" w:firstLine="10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80" w:hanging="1800"/>
      </w:pPr>
      <w:rPr>
        <w:rFonts w:hint="default"/>
      </w:rPr>
    </w:lvl>
  </w:abstractNum>
  <w:abstractNum w:abstractNumId="15" w15:restartNumberingAfterBreak="0">
    <w:nsid w:val="553F0B86"/>
    <w:multiLevelType w:val="multilevel"/>
    <w:tmpl w:val="BAF039A8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  <w:lang w:bidi="th-TH"/>
      </w:rPr>
    </w:lvl>
    <w:lvl w:ilvl="1">
      <w:start w:val="1"/>
      <w:numFmt w:val="decimal"/>
      <w:lvlText w:val="%1.%2 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567" w:firstLine="227"/>
      </w:p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5B261255"/>
    <w:multiLevelType w:val="hybridMultilevel"/>
    <w:tmpl w:val="150E0208"/>
    <w:lvl w:ilvl="0" w:tplc="54C8CE34">
      <w:start w:val="1"/>
      <w:numFmt w:val="decimal"/>
      <w:lvlText w:val="%1."/>
      <w:lvlJc w:val="left"/>
      <w:pPr>
        <w:ind w:left="108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47A417F"/>
    <w:multiLevelType w:val="hybridMultilevel"/>
    <w:tmpl w:val="13003818"/>
    <w:lvl w:ilvl="0" w:tplc="FFFFFFFF">
      <w:start w:val="1"/>
      <w:numFmt w:val="decimal"/>
      <w:lvlText w:val="%1."/>
      <w:lvlJc w:val="left"/>
      <w:pPr>
        <w:ind w:left="108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C3B3383"/>
    <w:multiLevelType w:val="multilevel"/>
    <w:tmpl w:val="0A106226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</w:lvl>
    <w:lvl w:ilvl="1">
      <w:numFmt w:val="bullet"/>
      <w:lvlText w:val=""/>
      <w:lvlJc w:val="left"/>
      <w:pPr>
        <w:ind w:left="2880" w:hanging="360"/>
      </w:pPr>
      <w:rPr>
        <w:rFonts w:ascii="Symbol" w:eastAsia="Times New Roman" w:hAnsi="Symbol" w:cs="Tahoma" w:hint="default"/>
      </w:rPr>
    </w:lvl>
    <w:lvl w:ilvl="2" w:tentative="1">
      <w:start w:val="1"/>
      <w:numFmt w:val="decimal"/>
      <w:lvlText w:val="%3."/>
      <w:lvlJc w:val="left"/>
      <w:pPr>
        <w:tabs>
          <w:tab w:val="num" w:pos="3600"/>
        </w:tabs>
        <w:ind w:left="3600" w:hanging="360"/>
      </w:pPr>
    </w:lvl>
    <w:lvl w:ilvl="3" w:tentative="1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</w:lvl>
    <w:lvl w:ilvl="4" w:tentative="1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 w:tentative="1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19" w15:restartNumberingAfterBreak="0">
    <w:nsid w:val="7E0C6E37"/>
    <w:multiLevelType w:val="hybridMultilevel"/>
    <w:tmpl w:val="E5FA437A"/>
    <w:lvl w:ilvl="0" w:tplc="FFFFFFFF">
      <w:start w:val="1"/>
      <w:numFmt w:val="decimal"/>
      <w:lvlText w:val="%1."/>
      <w:lvlJc w:val="left"/>
      <w:pPr>
        <w:ind w:left="2520" w:hanging="360"/>
      </w:pPr>
      <w:rPr>
        <w:rFonts w:ascii="TH Sarabun New" w:hAnsi="TH Sarabun New" w:cs="TH Sarabun New" w:hint="default"/>
        <w:b w:val="0"/>
        <w:bCs w:val="0"/>
        <w:i w:val="0"/>
        <w:iCs w:val="0"/>
        <w:color w:val="000000" w:themeColor="text1"/>
        <w:sz w:val="32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num w:numId="1" w16cid:durableId="1215118281">
    <w:abstractNumId w:val="15"/>
  </w:num>
  <w:num w:numId="2" w16cid:durableId="1045562248">
    <w:abstractNumId w:val="8"/>
  </w:num>
  <w:num w:numId="3" w16cid:durableId="382751980">
    <w:abstractNumId w:val="18"/>
  </w:num>
  <w:num w:numId="4" w16cid:durableId="628630959">
    <w:abstractNumId w:val="14"/>
  </w:num>
  <w:num w:numId="5" w16cid:durableId="1843205655">
    <w:abstractNumId w:val="3"/>
  </w:num>
  <w:num w:numId="6" w16cid:durableId="956788180">
    <w:abstractNumId w:val="7"/>
  </w:num>
  <w:num w:numId="7" w16cid:durableId="1158687648">
    <w:abstractNumId w:val="16"/>
  </w:num>
  <w:num w:numId="8" w16cid:durableId="1605307591">
    <w:abstractNumId w:val="17"/>
  </w:num>
  <w:num w:numId="9" w16cid:durableId="518661266">
    <w:abstractNumId w:val="5"/>
  </w:num>
  <w:num w:numId="10" w16cid:durableId="1309626380">
    <w:abstractNumId w:val="4"/>
  </w:num>
  <w:num w:numId="11" w16cid:durableId="351616886">
    <w:abstractNumId w:val="19"/>
  </w:num>
  <w:num w:numId="12" w16cid:durableId="1713118570">
    <w:abstractNumId w:val="12"/>
  </w:num>
  <w:num w:numId="13" w16cid:durableId="33696980">
    <w:abstractNumId w:val="9"/>
  </w:num>
  <w:num w:numId="14" w16cid:durableId="1244559501">
    <w:abstractNumId w:val="1"/>
  </w:num>
  <w:num w:numId="15" w16cid:durableId="611278554">
    <w:abstractNumId w:val="0"/>
  </w:num>
  <w:num w:numId="16" w16cid:durableId="1055855628">
    <w:abstractNumId w:val="6"/>
  </w:num>
  <w:num w:numId="17" w16cid:durableId="1505971174">
    <w:abstractNumId w:val="11"/>
  </w:num>
  <w:num w:numId="18" w16cid:durableId="1927380333">
    <w:abstractNumId w:val="2"/>
  </w:num>
  <w:num w:numId="19" w16cid:durableId="1912932301">
    <w:abstractNumId w:val="13"/>
  </w:num>
  <w:num w:numId="20" w16cid:durableId="44067861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5DB"/>
    <w:rsid w:val="0000347B"/>
    <w:rsid w:val="00007230"/>
    <w:rsid w:val="0001136F"/>
    <w:rsid w:val="000176E5"/>
    <w:rsid w:val="00017AC1"/>
    <w:rsid w:val="00023B99"/>
    <w:rsid w:val="00023F10"/>
    <w:rsid w:val="00030E44"/>
    <w:rsid w:val="000333DC"/>
    <w:rsid w:val="00035A49"/>
    <w:rsid w:val="00036335"/>
    <w:rsid w:val="00037C3C"/>
    <w:rsid w:val="00045317"/>
    <w:rsid w:val="0005248C"/>
    <w:rsid w:val="00052917"/>
    <w:rsid w:val="00057453"/>
    <w:rsid w:val="00060A74"/>
    <w:rsid w:val="00071B49"/>
    <w:rsid w:val="0007437C"/>
    <w:rsid w:val="000748FF"/>
    <w:rsid w:val="00075418"/>
    <w:rsid w:val="00090847"/>
    <w:rsid w:val="000924A9"/>
    <w:rsid w:val="000A1D4E"/>
    <w:rsid w:val="000A31FE"/>
    <w:rsid w:val="000B54CC"/>
    <w:rsid w:val="000D2F9C"/>
    <w:rsid w:val="000D5414"/>
    <w:rsid w:val="000D66E1"/>
    <w:rsid w:val="000E3468"/>
    <w:rsid w:val="000F016B"/>
    <w:rsid w:val="0010154A"/>
    <w:rsid w:val="0010183A"/>
    <w:rsid w:val="001042FE"/>
    <w:rsid w:val="00105EBB"/>
    <w:rsid w:val="00113A18"/>
    <w:rsid w:val="0011408F"/>
    <w:rsid w:val="00115FA9"/>
    <w:rsid w:val="00123080"/>
    <w:rsid w:val="001266F1"/>
    <w:rsid w:val="00127A2E"/>
    <w:rsid w:val="00130B9D"/>
    <w:rsid w:val="00135EB1"/>
    <w:rsid w:val="00137EA7"/>
    <w:rsid w:val="00142091"/>
    <w:rsid w:val="00154156"/>
    <w:rsid w:val="00163C46"/>
    <w:rsid w:val="001641FB"/>
    <w:rsid w:val="00164E93"/>
    <w:rsid w:val="0016687C"/>
    <w:rsid w:val="00170AF5"/>
    <w:rsid w:val="001710B1"/>
    <w:rsid w:val="00172DDE"/>
    <w:rsid w:val="00173076"/>
    <w:rsid w:val="001763EE"/>
    <w:rsid w:val="00177785"/>
    <w:rsid w:val="00184D5E"/>
    <w:rsid w:val="001859A0"/>
    <w:rsid w:val="00187659"/>
    <w:rsid w:val="001954CA"/>
    <w:rsid w:val="001957D2"/>
    <w:rsid w:val="001A60EF"/>
    <w:rsid w:val="001B0194"/>
    <w:rsid w:val="001B3FB5"/>
    <w:rsid w:val="001B4215"/>
    <w:rsid w:val="001B44F2"/>
    <w:rsid w:val="001B5265"/>
    <w:rsid w:val="001D775A"/>
    <w:rsid w:val="001E11F4"/>
    <w:rsid w:val="001F5428"/>
    <w:rsid w:val="00205BDA"/>
    <w:rsid w:val="00212810"/>
    <w:rsid w:val="00213B51"/>
    <w:rsid w:val="00214AC7"/>
    <w:rsid w:val="0021589C"/>
    <w:rsid w:val="00232C1F"/>
    <w:rsid w:val="002415D7"/>
    <w:rsid w:val="002426B0"/>
    <w:rsid w:val="002449DA"/>
    <w:rsid w:val="00255431"/>
    <w:rsid w:val="0025727D"/>
    <w:rsid w:val="00262A33"/>
    <w:rsid w:val="00264293"/>
    <w:rsid w:val="00274BDD"/>
    <w:rsid w:val="00283173"/>
    <w:rsid w:val="002856C6"/>
    <w:rsid w:val="00285E76"/>
    <w:rsid w:val="00287C7D"/>
    <w:rsid w:val="00291C3C"/>
    <w:rsid w:val="00291C95"/>
    <w:rsid w:val="002A4F8C"/>
    <w:rsid w:val="002A6E23"/>
    <w:rsid w:val="002B0B4B"/>
    <w:rsid w:val="002B6F85"/>
    <w:rsid w:val="002C0077"/>
    <w:rsid w:val="002C388E"/>
    <w:rsid w:val="002C50FB"/>
    <w:rsid w:val="002C58A0"/>
    <w:rsid w:val="002C795D"/>
    <w:rsid w:val="002D16B2"/>
    <w:rsid w:val="002D6B5C"/>
    <w:rsid w:val="002E2A51"/>
    <w:rsid w:val="002E3DA1"/>
    <w:rsid w:val="002F338D"/>
    <w:rsid w:val="002F3928"/>
    <w:rsid w:val="002F42C5"/>
    <w:rsid w:val="003036D5"/>
    <w:rsid w:val="0030587C"/>
    <w:rsid w:val="00305A7B"/>
    <w:rsid w:val="00317590"/>
    <w:rsid w:val="003227A4"/>
    <w:rsid w:val="00322BB6"/>
    <w:rsid w:val="00330C63"/>
    <w:rsid w:val="0033131C"/>
    <w:rsid w:val="003314CD"/>
    <w:rsid w:val="0033477A"/>
    <w:rsid w:val="00336919"/>
    <w:rsid w:val="00364336"/>
    <w:rsid w:val="00366F85"/>
    <w:rsid w:val="00371A5F"/>
    <w:rsid w:val="00372CD0"/>
    <w:rsid w:val="003736CF"/>
    <w:rsid w:val="00375A28"/>
    <w:rsid w:val="00376D1D"/>
    <w:rsid w:val="00394716"/>
    <w:rsid w:val="003979C0"/>
    <w:rsid w:val="003A0084"/>
    <w:rsid w:val="003A0D47"/>
    <w:rsid w:val="003B0044"/>
    <w:rsid w:val="003B1DCB"/>
    <w:rsid w:val="003B67BF"/>
    <w:rsid w:val="003C4086"/>
    <w:rsid w:val="003C5650"/>
    <w:rsid w:val="003C770C"/>
    <w:rsid w:val="003D053B"/>
    <w:rsid w:val="003D1CCE"/>
    <w:rsid w:val="003D2F4D"/>
    <w:rsid w:val="003D7E57"/>
    <w:rsid w:val="003F376F"/>
    <w:rsid w:val="003F43DB"/>
    <w:rsid w:val="003F67F2"/>
    <w:rsid w:val="00407B0E"/>
    <w:rsid w:val="00410447"/>
    <w:rsid w:val="004155A6"/>
    <w:rsid w:val="004155AD"/>
    <w:rsid w:val="00425F00"/>
    <w:rsid w:val="0042680A"/>
    <w:rsid w:val="00442ACC"/>
    <w:rsid w:val="004520CE"/>
    <w:rsid w:val="004567EE"/>
    <w:rsid w:val="0046732B"/>
    <w:rsid w:val="00471466"/>
    <w:rsid w:val="0047420A"/>
    <w:rsid w:val="00492347"/>
    <w:rsid w:val="00495F87"/>
    <w:rsid w:val="004A48FF"/>
    <w:rsid w:val="004B3F31"/>
    <w:rsid w:val="004B6085"/>
    <w:rsid w:val="004C31A3"/>
    <w:rsid w:val="004C76C7"/>
    <w:rsid w:val="004D083C"/>
    <w:rsid w:val="004D0B69"/>
    <w:rsid w:val="004D6905"/>
    <w:rsid w:val="004D6D8D"/>
    <w:rsid w:val="004E1E2C"/>
    <w:rsid w:val="004E4FA2"/>
    <w:rsid w:val="004E5595"/>
    <w:rsid w:val="004F6A81"/>
    <w:rsid w:val="00505785"/>
    <w:rsid w:val="00525830"/>
    <w:rsid w:val="00527338"/>
    <w:rsid w:val="00530710"/>
    <w:rsid w:val="00530D1C"/>
    <w:rsid w:val="00535538"/>
    <w:rsid w:val="005509EE"/>
    <w:rsid w:val="00552D7B"/>
    <w:rsid w:val="005660E1"/>
    <w:rsid w:val="00567904"/>
    <w:rsid w:val="005815F6"/>
    <w:rsid w:val="0058216F"/>
    <w:rsid w:val="00584463"/>
    <w:rsid w:val="00586861"/>
    <w:rsid w:val="0058707B"/>
    <w:rsid w:val="00587866"/>
    <w:rsid w:val="005A58EB"/>
    <w:rsid w:val="005B0B1C"/>
    <w:rsid w:val="005B3325"/>
    <w:rsid w:val="005C272A"/>
    <w:rsid w:val="005C751B"/>
    <w:rsid w:val="005D753D"/>
    <w:rsid w:val="005E32BC"/>
    <w:rsid w:val="005F6D75"/>
    <w:rsid w:val="00603331"/>
    <w:rsid w:val="006062E6"/>
    <w:rsid w:val="00607A1F"/>
    <w:rsid w:val="00611CEE"/>
    <w:rsid w:val="00615427"/>
    <w:rsid w:val="006159E8"/>
    <w:rsid w:val="00617615"/>
    <w:rsid w:val="00617801"/>
    <w:rsid w:val="00620B4A"/>
    <w:rsid w:val="0062620E"/>
    <w:rsid w:val="006361C5"/>
    <w:rsid w:val="006411EB"/>
    <w:rsid w:val="00641DEB"/>
    <w:rsid w:val="0064578B"/>
    <w:rsid w:val="006566DC"/>
    <w:rsid w:val="00663A6E"/>
    <w:rsid w:val="00664FE1"/>
    <w:rsid w:val="006651EE"/>
    <w:rsid w:val="0066575C"/>
    <w:rsid w:val="00665A62"/>
    <w:rsid w:val="00680408"/>
    <w:rsid w:val="00683140"/>
    <w:rsid w:val="00686253"/>
    <w:rsid w:val="00691515"/>
    <w:rsid w:val="00692AF0"/>
    <w:rsid w:val="006A4C9C"/>
    <w:rsid w:val="006B701B"/>
    <w:rsid w:val="006D6735"/>
    <w:rsid w:val="006E79CB"/>
    <w:rsid w:val="006F01B7"/>
    <w:rsid w:val="006F2EF6"/>
    <w:rsid w:val="006F6102"/>
    <w:rsid w:val="00702ADE"/>
    <w:rsid w:val="00711C6C"/>
    <w:rsid w:val="00716BA3"/>
    <w:rsid w:val="007209A0"/>
    <w:rsid w:val="0072180C"/>
    <w:rsid w:val="0072387B"/>
    <w:rsid w:val="0072666A"/>
    <w:rsid w:val="0072741A"/>
    <w:rsid w:val="007426A0"/>
    <w:rsid w:val="00755773"/>
    <w:rsid w:val="007667F4"/>
    <w:rsid w:val="007756D6"/>
    <w:rsid w:val="00780BBF"/>
    <w:rsid w:val="00781F02"/>
    <w:rsid w:val="0078319B"/>
    <w:rsid w:val="00783FCB"/>
    <w:rsid w:val="00785BC4"/>
    <w:rsid w:val="0078741B"/>
    <w:rsid w:val="0079539B"/>
    <w:rsid w:val="007A1639"/>
    <w:rsid w:val="007A3CF5"/>
    <w:rsid w:val="007C23CD"/>
    <w:rsid w:val="007C2FD7"/>
    <w:rsid w:val="007C307B"/>
    <w:rsid w:val="007C4583"/>
    <w:rsid w:val="007C5D28"/>
    <w:rsid w:val="007C6D03"/>
    <w:rsid w:val="007D66DE"/>
    <w:rsid w:val="007E5C12"/>
    <w:rsid w:val="007F2F73"/>
    <w:rsid w:val="00805293"/>
    <w:rsid w:val="00807EF0"/>
    <w:rsid w:val="008140FE"/>
    <w:rsid w:val="00815AED"/>
    <w:rsid w:val="00820F11"/>
    <w:rsid w:val="00824A24"/>
    <w:rsid w:val="008353C7"/>
    <w:rsid w:val="00841D62"/>
    <w:rsid w:val="00844416"/>
    <w:rsid w:val="008466A7"/>
    <w:rsid w:val="00847725"/>
    <w:rsid w:val="00850C18"/>
    <w:rsid w:val="00853F6B"/>
    <w:rsid w:val="0085672F"/>
    <w:rsid w:val="00857D27"/>
    <w:rsid w:val="00860857"/>
    <w:rsid w:val="00862F58"/>
    <w:rsid w:val="00863588"/>
    <w:rsid w:val="0086593C"/>
    <w:rsid w:val="00870058"/>
    <w:rsid w:val="0087134D"/>
    <w:rsid w:val="00871698"/>
    <w:rsid w:val="008815A2"/>
    <w:rsid w:val="00883471"/>
    <w:rsid w:val="0089289E"/>
    <w:rsid w:val="008A4B3B"/>
    <w:rsid w:val="008B5326"/>
    <w:rsid w:val="008C1FAB"/>
    <w:rsid w:val="008E588E"/>
    <w:rsid w:val="008E7EE0"/>
    <w:rsid w:val="008F184E"/>
    <w:rsid w:val="008F76E4"/>
    <w:rsid w:val="00900809"/>
    <w:rsid w:val="009036C0"/>
    <w:rsid w:val="009257DE"/>
    <w:rsid w:val="00925CC5"/>
    <w:rsid w:val="00927C23"/>
    <w:rsid w:val="009372A4"/>
    <w:rsid w:val="0094078F"/>
    <w:rsid w:val="009423D3"/>
    <w:rsid w:val="009434F5"/>
    <w:rsid w:val="0094619E"/>
    <w:rsid w:val="00961E66"/>
    <w:rsid w:val="00976CD4"/>
    <w:rsid w:val="00980DD5"/>
    <w:rsid w:val="009977A6"/>
    <w:rsid w:val="009A57FF"/>
    <w:rsid w:val="009B1AAD"/>
    <w:rsid w:val="009B5275"/>
    <w:rsid w:val="009D05DB"/>
    <w:rsid w:val="009D1622"/>
    <w:rsid w:val="009E7052"/>
    <w:rsid w:val="009F5309"/>
    <w:rsid w:val="00A06134"/>
    <w:rsid w:val="00A116C7"/>
    <w:rsid w:val="00A127D0"/>
    <w:rsid w:val="00A137AC"/>
    <w:rsid w:val="00A1470F"/>
    <w:rsid w:val="00A23E63"/>
    <w:rsid w:val="00A25601"/>
    <w:rsid w:val="00A31B99"/>
    <w:rsid w:val="00A33B17"/>
    <w:rsid w:val="00A37B27"/>
    <w:rsid w:val="00A45825"/>
    <w:rsid w:val="00A472FF"/>
    <w:rsid w:val="00A55554"/>
    <w:rsid w:val="00A55933"/>
    <w:rsid w:val="00A56569"/>
    <w:rsid w:val="00A57965"/>
    <w:rsid w:val="00A650A7"/>
    <w:rsid w:val="00A66C65"/>
    <w:rsid w:val="00A67CAE"/>
    <w:rsid w:val="00A85EFD"/>
    <w:rsid w:val="00A86914"/>
    <w:rsid w:val="00AA19E2"/>
    <w:rsid w:val="00AB69CF"/>
    <w:rsid w:val="00AC6425"/>
    <w:rsid w:val="00AD11DF"/>
    <w:rsid w:val="00AD735B"/>
    <w:rsid w:val="00AD7E68"/>
    <w:rsid w:val="00AE4695"/>
    <w:rsid w:val="00AF4FDC"/>
    <w:rsid w:val="00B07157"/>
    <w:rsid w:val="00B162EA"/>
    <w:rsid w:val="00B210D4"/>
    <w:rsid w:val="00B21B30"/>
    <w:rsid w:val="00B22FD0"/>
    <w:rsid w:val="00B2436C"/>
    <w:rsid w:val="00B24D2B"/>
    <w:rsid w:val="00B24F19"/>
    <w:rsid w:val="00B2565F"/>
    <w:rsid w:val="00B30FBC"/>
    <w:rsid w:val="00B32DDC"/>
    <w:rsid w:val="00B3589F"/>
    <w:rsid w:val="00B37D45"/>
    <w:rsid w:val="00B4055D"/>
    <w:rsid w:val="00B41F62"/>
    <w:rsid w:val="00B424F6"/>
    <w:rsid w:val="00B45924"/>
    <w:rsid w:val="00B5249B"/>
    <w:rsid w:val="00B546C8"/>
    <w:rsid w:val="00B55294"/>
    <w:rsid w:val="00B56CEC"/>
    <w:rsid w:val="00B659DF"/>
    <w:rsid w:val="00B704F7"/>
    <w:rsid w:val="00B72212"/>
    <w:rsid w:val="00B9376B"/>
    <w:rsid w:val="00BA33D8"/>
    <w:rsid w:val="00BA7CC5"/>
    <w:rsid w:val="00BB226B"/>
    <w:rsid w:val="00BB2CE8"/>
    <w:rsid w:val="00BB74AC"/>
    <w:rsid w:val="00BC0BC2"/>
    <w:rsid w:val="00BC498F"/>
    <w:rsid w:val="00BD345D"/>
    <w:rsid w:val="00BD5903"/>
    <w:rsid w:val="00BD6DB5"/>
    <w:rsid w:val="00BE0A82"/>
    <w:rsid w:val="00C00654"/>
    <w:rsid w:val="00C0390B"/>
    <w:rsid w:val="00C11C04"/>
    <w:rsid w:val="00C12A03"/>
    <w:rsid w:val="00C20378"/>
    <w:rsid w:val="00C27046"/>
    <w:rsid w:val="00C279BC"/>
    <w:rsid w:val="00C314CE"/>
    <w:rsid w:val="00C34739"/>
    <w:rsid w:val="00C3703D"/>
    <w:rsid w:val="00C37573"/>
    <w:rsid w:val="00C40D01"/>
    <w:rsid w:val="00C42056"/>
    <w:rsid w:val="00C42CAF"/>
    <w:rsid w:val="00C43CCE"/>
    <w:rsid w:val="00C4549A"/>
    <w:rsid w:val="00C62DF2"/>
    <w:rsid w:val="00C70223"/>
    <w:rsid w:val="00C7212B"/>
    <w:rsid w:val="00C73FAD"/>
    <w:rsid w:val="00C756A2"/>
    <w:rsid w:val="00C82DAA"/>
    <w:rsid w:val="00C87AE1"/>
    <w:rsid w:val="00CA44BE"/>
    <w:rsid w:val="00CA545B"/>
    <w:rsid w:val="00CB6917"/>
    <w:rsid w:val="00CC092E"/>
    <w:rsid w:val="00CC1391"/>
    <w:rsid w:val="00CC2ACD"/>
    <w:rsid w:val="00CC2D0C"/>
    <w:rsid w:val="00CC3D09"/>
    <w:rsid w:val="00CD61EB"/>
    <w:rsid w:val="00CD71D8"/>
    <w:rsid w:val="00CE7F10"/>
    <w:rsid w:val="00D00B8B"/>
    <w:rsid w:val="00D02757"/>
    <w:rsid w:val="00D07FE8"/>
    <w:rsid w:val="00D10702"/>
    <w:rsid w:val="00D137A2"/>
    <w:rsid w:val="00D14F34"/>
    <w:rsid w:val="00D22E67"/>
    <w:rsid w:val="00D23744"/>
    <w:rsid w:val="00D23753"/>
    <w:rsid w:val="00D34161"/>
    <w:rsid w:val="00D36468"/>
    <w:rsid w:val="00D403C2"/>
    <w:rsid w:val="00D50373"/>
    <w:rsid w:val="00D5200E"/>
    <w:rsid w:val="00D54153"/>
    <w:rsid w:val="00D569EE"/>
    <w:rsid w:val="00D70CE6"/>
    <w:rsid w:val="00D768B8"/>
    <w:rsid w:val="00D77025"/>
    <w:rsid w:val="00D80418"/>
    <w:rsid w:val="00D82B06"/>
    <w:rsid w:val="00D82E2A"/>
    <w:rsid w:val="00D9016A"/>
    <w:rsid w:val="00D95A71"/>
    <w:rsid w:val="00D96F4D"/>
    <w:rsid w:val="00DA0A42"/>
    <w:rsid w:val="00DB3F3F"/>
    <w:rsid w:val="00DB79B9"/>
    <w:rsid w:val="00DB7D29"/>
    <w:rsid w:val="00DC2FF1"/>
    <w:rsid w:val="00DC44F4"/>
    <w:rsid w:val="00DC6C24"/>
    <w:rsid w:val="00DD413C"/>
    <w:rsid w:val="00DE7AAC"/>
    <w:rsid w:val="00DF007B"/>
    <w:rsid w:val="00E0044D"/>
    <w:rsid w:val="00E0677D"/>
    <w:rsid w:val="00E13ECC"/>
    <w:rsid w:val="00E1526A"/>
    <w:rsid w:val="00E25553"/>
    <w:rsid w:val="00E261B2"/>
    <w:rsid w:val="00E26856"/>
    <w:rsid w:val="00E30B68"/>
    <w:rsid w:val="00E4264D"/>
    <w:rsid w:val="00E42ACC"/>
    <w:rsid w:val="00E537E7"/>
    <w:rsid w:val="00E61AA9"/>
    <w:rsid w:val="00E64B56"/>
    <w:rsid w:val="00E729A2"/>
    <w:rsid w:val="00E72EF8"/>
    <w:rsid w:val="00E73F0B"/>
    <w:rsid w:val="00E747D5"/>
    <w:rsid w:val="00E7489D"/>
    <w:rsid w:val="00E835D1"/>
    <w:rsid w:val="00E91FE6"/>
    <w:rsid w:val="00EA309A"/>
    <w:rsid w:val="00EB4DED"/>
    <w:rsid w:val="00EB5081"/>
    <w:rsid w:val="00EB5EB2"/>
    <w:rsid w:val="00EC0BDA"/>
    <w:rsid w:val="00EC30A9"/>
    <w:rsid w:val="00EC7E14"/>
    <w:rsid w:val="00ED28A8"/>
    <w:rsid w:val="00EE054A"/>
    <w:rsid w:val="00EE2D48"/>
    <w:rsid w:val="00EE57CC"/>
    <w:rsid w:val="00EE5940"/>
    <w:rsid w:val="00EF493E"/>
    <w:rsid w:val="00EF763A"/>
    <w:rsid w:val="00F044C6"/>
    <w:rsid w:val="00F06418"/>
    <w:rsid w:val="00F107C7"/>
    <w:rsid w:val="00F123C8"/>
    <w:rsid w:val="00F16361"/>
    <w:rsid w:val="00F175DD"/>
    <w:rsid w:val="00F23ECE"/>
    <w:rsid w:val="00F25341"/>
    <w:rsid w:val="00F35E57"/>
    <w:rsid w:val="00F37C75"/>
    <w:rsid w:val="00F42635"/>
    <w:rsid w:val="00F530DA"/>
    <w:rsid w:val="00F61ED9"/>
    <w:rsid w:val="00F62B0E"/>
    <w:rsid w:val="00F62C9A"/>
    <w:rsid w:val="00F64465"/>
    <w:rsid w:val="00F73B28"/>
    <w:rsid w:val="00F758AE"/>
    <w:rsid w:val="00F81D43"/>
    <w:rsid w:val="00F847A5"/>
    <w:rsid w:val="00F8617B"/>
    <w:rsid w:val="00F87B47"/>
    <w:rsid w:val="00F90A8E"/>
    <w:rsid w:val="00F94C74"/>
    <w:rsid w:val="00F96380"/>
    <w:rsid w:val="00FA60BF"/>
    <w:rsid w:val="00FB3108"/>
    <w:rsid w:val="00FC4334"/>
    <w:rsid w:val="00FC6521"/>
    <w:rsid w:val="00FC736B"/>
    <w:rsid w:val="00FE3B19"/>
    <w:rsid w:val="00FE3E07"/>
    <w:rsid w:val="00FF3969"/>
    <w:rsid w:val="00FF5633"/>
    <w:rsid w:val="00FF616D"/>
    <w:rsid w:val="00FF6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9A7463"/>
  <w15:chartTrackingRefBased/>
  <w15:docId w15:val="{473FF883-417F-4C14-94A8-41F357846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710"/>
    <w:rPr>
      <w:rFonts w:cs="TH Sarabun New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11EB"/>
    <w:pPr>
      <w:keepNext/>
      <w:keepLines/>
      <w:numPr>
        <w:numId w:val="2"/>
      </w:numPr>
      <w:spacing w:after="0"/>
      <w:jc w:val="center"/>
      <w:outlineLvl w:val="0"/>
    </w:pPr>
    <w:rPr>
      <w:rFonts w:ascii="TH Sarabun New" w:eastAsia="TH Sarabun New" w:hAnsi="TH Sarabun New"/>
      <w:bC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BC2"/>
    <w:pPr>
      <w:keepNext/>
      <w:keepLines/>
      <w:numPr>
        <w:ilvl w:val="1"/>
        <w:numId w:val="2"/>
      </w:numPr>
      <w:spacing w:after="0"/>
      <w:outlineLvl w:val="1"/>
    </w:pPr>
    <w:rPr>
      <w:rFonts w:ascii="TH Sarabun New" w:eastAsia="TH Sarabun New" w:hAnsi="TH Sarabun New"/>
      <w:b/>
      <w:bCs/>
      <w:color w:val="000000" w:themeColor="text1"/>
      <w:sz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B47"/>
    <w:pPr>
      <w:keepNext/>
      <w:keepLines/>
      <w:numPr>
        <w:ilvl w:val="2"/>
        <w:numId w:val="1"/>
      </w:numPr>
      <w:spacing w:after="0"/>
      <w:ind w:left="0"/>
      <w:outlineLvl w:val="2"/>
    </w:pPr>
    <w:rPr>
      <w:rFonts w:ascii="TH Sarabun New" w:eastAsia="TH Sarabun New" w:hAnsi="TH Sarabun New"/>
      <w:color w:val="000000" w:themeColor="tex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24A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05D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35EB1"/>
    <w:rPr>
      <w:rFonts w:ascii="Times New Roman" w:hAnsi="Times New Roman" w:cs="Angsana New"/>
      <w:sz w:val="24"/>
      <w:szCs w:val="30"/>
    </w:rPr>
  </w:style>
  <w:style w:type="table" w:styleId="TableGrid">
    <w:name w:val="Table Grid"/>
    <w:basedOn w:val="TableNormal"/>
    <w:uiPriority w:val="39"/>
    <w:rsid w:val="001E11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411EB"/>
    <w:rPr>
      <w:rFonts w:ascii="TH Sarabun New" w:eastAsia="TH Sarabun New" w:hAnsi="TH Sarabun New" w:cs="TH Sarabun New"/>
      <w:bC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BC0BC2"/>
    <w:rPr>
      <w:rFonts w:ascii="TH Sarabun New" w:eastAsia="TH Sarabun New" w:hAnsi="TH Sarabun New" w:cs="TH Sarabun New"/>
      <w:b/>
      <w:bCs/>
      <w:color w:val="000000" w:themeColor="text1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87B47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336919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824A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4E55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595"/>
  </w:style>
  <w:style w:type="paragraph" w:styleId="Footer">
    <w:name w:val="footer"/>
    <w:basedOn w:val="Normal"/>
    <w:link w:val="FooterChar"/>
    <w:uiPriority w:val="99"/>
    <w:unhideWhenUsed/>
    <w:rsid w:val="004E55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595"/>
  </w:style>
  <w:style w:type="character" w:styleId="HTMLCode">
    <w:name w:val="HTML Code"/>
    <w:basedOn w:val="DefaultParagraphFont"/>
    <w:uiPriority w:val="99"/>
    <w:semiHidden/>
    <w:unhideWhenUsed/>
    <w:rsid w:val="00113A18"/>
    <w:rPr>
      <w:rFonts w:ascii="Tahoma" w:eastAsia="Times New Roman" w:hAnsi="Tahoma" w:cs="Tahoma"/>
      <w:sz w:val="20"/>
      <w:szCs w:val="20"/>
    </w:rPr>
  </w:style>
  <w:style w:type="paragraph" w:customStyle="1" w:styleId="whitespace-normal">
    <w:name w:val="whitespace-normal"/>
    <w:basedOn w:val="Normal"/>
    <w:rsid w:val="00780BBF"/>
    <w:pPr>
      <w:spacing w:before="100" w:beforeAutospacing="1" w:after="100" w:afterAutospacing="1" w:line="240" w:lineRule="auto"/>
    </w:pPr>
    <w:rPr>
      <w:rFonts w:ascii="Tahoma" w:eastAsia="Times New Roman" w:hAnsi="Tahoma" w:cs="Tahoma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80BBF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683140"/>
    <w:pPr>
      <w:spacing w:after="100"/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B6917"/>
    <w:pPr>
      <w:spacing w:after="100"/>
      <w:ind w:left="220"/>
    </w:pPr>
    <w:rPr>
      <w:color w:val="000000" w:themeColor="text1"/>
    </w:rPr>
  </w:style>
  <w:style w:type="paragraph" w:customStyle="1" w:styleId="a">
    <w:name w:val="รูปภาพ"/>
    <w:basedOn w:val="Normal"/>
    <w:link w:val="a0"/>
    <w:qFormat/>
    <w:rsid w:val="00E261B2"/>
    <w:pPr>
      <w:jc w:val="center"/>
    </w:pPr>
    <w:rPr>
      <w:rFonts w:ascii="TH Sarabun New" w:hAnsi="TH Sarabun New"/>
      <w:bCs/>
      <w:sz w:val="32"/>
    </w:rPr>
  </w:style>
  <w:style w:type="character" w:customStyle="1" w:styleId="a0">
    <w:name w:val="รูปภาพ อักขระ"/>
    <w:basedOn w:val="DefaultParagraphFont"/>
    <w:link w:val="a"/>
    <w:rsid w:val="00E261B2"/>
    <w:rPr>
      <w:rFonts w:ascii="TH Sarabun New" w:hAnsi="TH Sarabun New" w:cs="TH Sarabun New"/>
      <w:bCs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E261B2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a1">
    <w:name w:val="ตาราง"/>
    <w:link w:val="a2"/>
    <w:qFormat/>
    <w:rsid w:val="00AC6425"/>
    <w:pPr>
      <w:jc w:val="center"/>
    </w:pPr>
    <w:rPr>
      <w:rFonts w:ascii="TH Sarabun New" w:hAnsi="TH Sarabun New" w:cs="TH Sarabun New"/>
      <w:bCs/>
      <w:color w:val="000000" w:themeColor="text1"/>
      <w:sz w:val="32"/>
      <w:szCs w:val="32"/>
    </w:rPr>
  </w:style>
  <w:style w:type="character" w:customStyle="1" w:styleId="a2">
    <w:name w:val="ตาราง อักขระ"/>
    <w:basedOn w:val="DefaultParagraphFont"/>
    <w:link w:val="a1"/>
    <w:rsid w:val="00AC6425"/>
    <w:rPr>
      <w:rFonts w:ascii="TH Sarabun New" w:hAnsi="TH Sarabun New" w:cs="TH Sarabun New"/>
      <w:bCs/>
      <w:color w:val="000000" w:themeColor="text1"/>
      <w:sz w:val="32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A67CAE"/>
    <w:pPr>
      <w:spacing w:after="0"/>
    </w:pPr>
    <w:rPr>
      <w:bCs/>
      <w:color w:val="000000" w:themeColor="text1"/>
    </w:rPr>
  </w:style>
  <w:style w:type="character" w:styleId="Hyperlink">
    <w:name w:val="Hyperlink"/>
    <w:basedOn w:val="DefaultParagraphFont"/>
    <w:uiPriority w:val="99"/>
    <w:unhideWhenUsed/>
    <w:rsid w:val="0087134D"/>
    <w:rPr>
      <w:color w:val="0563C1" w:themeColor="hyperlink"/>
      <w:u w:val="single"/>
    </w:rPr>
  </w:style>
  <w:style w:type="paragraph" w:customStyle="1" w:styleId="h1">
    <w:name w:val="h1"/>
    <w:basedOn w:val="Normal"/>
    <w:link w:val="h10"/>
    <w:qFormat/>
    <w:rsid w:val="00CC1391"/>
    <w:pPr>
      <w:jc w:val="center"/>
    </w:pPr>
    <w:rPr>
      <w:rFonts w:ascii="TH Sarabun New" w:hAnsi="TH Sarabun New"/>
      <w:b/>
      <w:bCs/>
      <w:sz w:val="32"/>
    </w:rPr>
  </w:style>
  <w:style w:type="character" w:customStyle="1" w:styleId="h10">
    <w:name w:val="h1 อักขระ"/>
    <w:basedOn w:val="DefaultParagraphFont"/>
    <w:link w:val="h1"/>
    <w:rsid w:val="00CC1391"/>
    <w:rPr>
      <w:rFonts w:ascii="TH Sarabun New" w:hAnsi="TH Sarabun New" w:cs="TH Sarabun New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1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8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2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22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8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4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62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0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2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9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6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5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1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6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8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54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86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2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8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8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7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0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8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9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2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7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5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1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9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9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2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8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5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8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31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0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ABAD88-8885-4520-90E9-D1EC3524C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45</Pages>
  <Words>5724</Words>
  <Characters>32627</Characters>
  <Application>Microsoft Office Word</Application>
  <DocSecurity>0</DocSecurity>
  <Lines>271</Lines>
  <Paragraphs>76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sukanya maphrayuen</dc:creator>
  <cp:keywords/>
  <dc:description/>
  <cp:lastModifiedBy>sukanya maphrayuen</cp:lastModifiedBy>
  <cp:revision>4</cp:revision>
  <cp:lastPrinted>2025-10-04T11:41:00Z</cp:lastPrinted>
  <dcterms:created xsi:type="dcterms:W3CDTF">2025-10-04T11:40:00Z</dcterms:created>
  <dcterms:modified xsi:type="dcterms:W3CDTF">2025-10-04T11:41:00Z</dcterms:modified>
</cp:coreProperties>
</file>